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E5760" w14:textId="7C9A55F4" w:rsidR="0058407B" w:rsidRPr="0058407B" w:rsidRDefault="0058407B" w:rsidP="005D311E">
      <w:pPr>
        <w:spacing w:before="240" w:after="240" w:line="360" w:lineRule="auto"/>
        <w:ind w:left="0" w:firstLine="0"/>
        <w:jc w:val="center"/>
        <w:rPr>
          <w:rFonts w:ascii="Times New Roman" w:eastAsia="Times New Roman" w:hAnsi="Times New Roman" w:cs="Times New Roman"/>
          <w:color w:val="auto"/>
          <w:szCs w:val="24"/>
        </w:rPr>
      </w:pPr>
      <w:r w:rsidRPr="0058407B">
        <w:rPr>
          <w:rFonts w:ascii="Arial" w:eastAsia="Times New Roman" w:hAnsi="Arial" w:cs="Arial"/>
          <w:b/>
          <w:bCs/>
          <w:szCs w:val="24"/>
        </w:rPr>
        <w:t>“</w:t>
      </w:r>
      <w:r w:rsidRPr="0058407B">
        <w:rPr>
          <w:rFonts w:eastAsia="Times New Roman"/>
          <w:b/>
          <w:bCs/>
          <w:szCs w:val="24"/>
        </w:rPr>
        <w:t>Soil</w:t>
      </w:r>
      <w:r w:rsidR="00380ED7">
        <w:rPr>
          <w:rFonts w:eastAsia="Times New Roman"/>
          <w:b/>
          <w:bCs/>
          <w:szCs w:val="24"/>
        </w:rPr>
        <w:t xml:space="preserve"> and</w:t>
      </w:r>
      <w:r w:rsidRPr="0058407B">
        <w:rPr>
          <w:rFonts w:eastAsia="Times New Roman"/>
          <w:b/>
          <w:bCs/>
          <w:szCs w:val="24"/>
        </w:rPr>
        <w:t xml:space="preserve"> Temperature Monitoring System</w:t>
      </w:r>
      <w:r w:rsidRPr="0058407B">
        <w:rPr>
          <w:rFonts w:ascii="Arial" w:eastAsia="Times New Roman" w:hAnsi="Arial" w:cs="Arial"/>
          <w:b/>
          <w:bCs/>
          <w:szCs w:val="24"/>
        </w:rPr>
        <w:t>”</w:t>
      </w:r>
    </w:p>
    <w:p w14:paraId="4BDADC49" w14:textId="77777777" w:rsidR="0058407B" w:rsidRPr="0058407B" w:rsidRDefault="0058407B" w:rsidP="005D311E">
      <w:pPr>
        <w:spacing w:before="240" w:after="240" w:line="360" w:lineRule="auto"/>
        <w:ind w:left="0" w:firstLine="0"/>
        <w:rPr>
          <w:rFonts w:ascii="Times New Roman" w:eastAsia="Times New Roman" w:hAnsi="Times New Roman" w:cs="Times New Roman"/>
          <w:color w:val="auto"/>
          <w:szCs w:val="24"/>
        </w:rPr>
      </w:pPr>
      <w:r w:rsidRPr="0058407B">
        <w:rPr>
          <w:rFonts w:ascii="Arial" w:eastAsia="Times New Roman" w:hAnsi="Arial" w:cs="Arial"/>
          <w:szCs w:val="24"/>
        </w:rPr>
        <w:t> </w:t>
      </w:r>
    </w:p>
    <w:p w14:paraId="2641B144" w14:textId="77777777" w:rsidR="0058407B" w:rsidRPr="0058407B" w:rsidRDefault="0058407B" w:rsidP="005D311E">
      <w:pPr>
        <w:spacing w:before="240" w:after="240" w:line="360" w:lineRule="auto"/>
        <w:ind w:left="0" w:firstLine="0"/>
        <w:jc w:val="center"/>
        <w:rPr>
          <w:rFonts w:ascii="Times New Roman" w:eastAsia="Times New Roman" w:hAnsi="Times New Roman" w:cs="Times New Roman"/>
          <w:color w:val="auto"/>
          <w:szCs w:val="24"/>
        </w:rPr>
      </w:pPr>
      <w:r w:rsidRPr="0058407B">
        <w:rPr>
          <w:rFonts w:eastAsia="Times New Roman"/>
          <w:szCs w:val="24"/>
        </w:rPr>
        <w:t>A Capstone Project presented to the</w:t>
      </w:r>
    </w:p>
    <w:p w14:paraId="413A41E3" w14:textId="77777777" w:rsidR="0058407B" w:rsidRPr="0058407B" w:rsidRDefault="0058407B" w:rsidP="005D311E">
      <w:pPr>
        <w:spacing w:before="240" w:after="240" w:line="360" w:lineRule="auto"/>
        <w:ind w:left="0" w:firstLine="0"/>
        <w:jc w:val="center"/>
        <w:rPr>
          <w:rFonts w:ascii="Times New Roman" w:eastAsia="Times New Roman" w:hAnsi="Times New Roman" w:cs="Times New Roman"/>
          <w:color w:val="auto"/>
          <w:szCs w:val="24"/>
        </w:rPr>
      </w:pPr>
      <w:r w:rsidRPr="0058407B">
        <w:rPr>
          <w:rFonts w:eastAsia="Times New Roman"/>
          <w:szCs w:val="24"/>
        </w:rPr>
        <w:t>College of Information Technology Education</w:t>
      </w:r>
    </w:p>
    <w:p w14:paraId="72FE868A" w14:textId="77777777" w:rsidR="0058407B" w:rsidRPr="0058407B" w:rsidRDefault="0058407B" w:rsidP="005D311E">
      <w:pPr>
        <w:spacing w:before="240" w:after="240" w:line="360" w:lineRule="auto"/>
        <w:ind w:left="0" w:firstLine="0"/>
        <w:jc w:val="center"/>
        <w:rPr>
          <w:rFonts w:ascii="Times New Roman" w:eastAsia="Times New Roman" w:hAnsi="Times New Roman" w:cs="Times New Roman"/>
          <w:color w:val="auto"/>
          <w:szCs w:val="24"/>
        </w:rPr>
      </w:pPr>
      <w:proofErr w:type="spellStart"/>
      <w:r w:rsidRPr="0058407B">
        <w:rPr>
          <w:rFonts w:eastAsia="Times New Roman"/>
          <w:szCs w:val="24"/>
        </w:rPr>
        <w:t>Phinma</w:t>
      </w:r>
      <w:proofErr w:type="spellEnd"/>
      <w:r w:rsidRPr="0058407B">
        <w:rPr>
          <w:rFonts w:eastAsia="Times New Roman"/>
          <w:szCs w:val="24"/>
        </w:rPr>
        <w:t xml:space="preserve"> - University of Iloilo</w:t>
      </w:r>
    </w:p>
    <w:p w14:paraId="297C5D9C" w14:textId="77777777" w:rsidR="0058407B" w:rsidRPr="0058407B" w:rsidRDefault="0058407B" w:rsidP="005D311E">
      <w:pPr>
        <w:spacing w:before="240" w:after="240" w:line="360" w:lineRule="auto"/>
        <w:ind w:left="0" w:firstLine="0"/>
        <w:jc w:val="center"/>
        <w:rPr>
          <w:rFonts w:ascii="Times New Roman" w:eastAsia="Times New Roman" w:hAnsi="Times New Roman" w:cs="Times New Roman"/>
          <w:color w:val="auto"/>
          <w:szCs w:val="24"/>
        </w:rPr>
      </w:pPr>
      <w:r w:rsidRPr="0058407B">
        <w:rPr>
          <w:rFonts w:eastAsia="Times New Roman"/>
          <w:szCs w:val="24"/>
        </w:rPr>
        <w:t>  </w:t>
      </w:r>
    </w:p>
    <w:p w14:paraId="231FFEB8" w14:textId="77777777" w:rsidR="0058407B" w:rsidRPr="0058407B" w:rsidRDefault="0058407B" w:rsidP="005D311E">
      <w:pPr>
        <w:spacing w:before="240" w:after="240" w:line="360" w:lineRule="auto"/>
        <w:ind w:left="0" w:firstLine="0"/>
        <w:jc w:val="center"/>
        <w:rPr>
          <w:rFonts w:ascii="Times New Roman" w:eastAsia="Times New Roman" w:hAnsi="Times New Roman" w:cs="Times New Roman"/>
          <w:color w:val="auto"/>
          <w:szCs w:val="24"/>
        </w:rPr>
      </w:pPr>
      <w:r w:rsidRPr="0058407B">
        <w:rPr>
          <w:rFonts w:eastAsia="Times New Roman"/>
          <w:szCs w:val="24"/>
        </w:rPr>
        <w:t> </w:t>
      </w:r>
    </w:p>
    <w:p w14:paraId="1D7B928A" w14:textId="77777777" w:rsidR="0058407B" w:rsidRPr="0058407B" w:rsidRDefault="0058407B" w:rsidP="005D311E">
      <w:pPr>
        <w:spacing w:before="240" w:after="240" w:line="360" w:lineRule="auto"/>
        <w:ind w:left="0" w:firstLine="0"/>
        <w:jc w:val="center"/>
        <w:rPr>
          <w:rFonts w:ascii="Times New Roman" w:eastAsia="Times New Roman" w:hAnsi="Times New Roman" w:cs="Times New Roman"/>
          <w:color w:val="auto"/>
          <w:szCs w:val="24"/>
        </w:rPr>
      </w:pPr>
      <w:r w:rsidRPr="0058407B">
        <w:rPr>
          <w:rFonts w:eastAsia="Times New Roman"/>
          <w:szCs w:val="24"/>
        </w:rPr>
        <w:t>Submitted in partial of the requirements for the degree of</w:t>
      </w:r>
    </w:p>
    <w:p w14:paraId="28B18CBB" w14:textId="77777777" w:rsidR="0058407B" w:rsidRPr="0058407B" w:rsidRDefault="0058407B" w:rsidP="005D311E">
      <w:pPr>
        <w:spacing w:before="240" w:after="240" w:line="360" w:lineRule="auto"/>
        <w:ind w:left="0" w:firstLine="0"/>
        <w:jc w:val="center"/>
        <w:rPr>
          <w:rFonts w:ascii="Times New Roman" w:eastAsia="Times New Roman" w:hAnsi="Times New Roman" w:cs="Times New Roman"/>
          <w:color w:val="auto"/>
          <w:szCs w:val="24"/>
        </w:rPr>
      </w:pPr>
      <w:r w:rsidRPr="0058407B">
        <w:rPr>
          <w:rFonts w:eastAsia="Times New Roman"/>
          <w:szCs w:val="24"/>
        </w:rPr>
        <w:t>Bachelor of Science in Information Technology</w:t>
      </w:r>
    </w:p>
    <w:p w14:paraId="3E70982F" w14:textId="77777777" w:rsidR="0058407B" w:rsidRPr="0058407B" w:rsidRDefault="0058407B" w:rsidP="005D311E">
      <w:pPr>
        <w:spacing w:before="240" w:after="240" w:line="360" w:lineRule="auto"/>
        <w:ind w:left="0" w:firstLine="0"/>
        <w:jc w:val="center"/>
        <w:rPr>
          <w:rFonts w:ascii="Times New Roman" w:eastAsia="Times New Roman" w:hAnsi="Times New Roman" w:cs="Times New Roman"/>
          <w:color w:val="auto"/>
          <w:szCs w:val="24"/>
        </w:rPr>
      </w:pPr>
      <w:r w:rsidRPr="0058407B">
        <w:rPr>
          <w:rFonts w:eastAsia="Times New Roman"/>
          <w:szCs w:val="24"/>
        </w:rPr>
        <w:t>Cyber Security</w:t>
      </w:r>
    </w:p>
    <w:p w14:paraId="008B0A09" w14:textId="77777777" w:rsidR="0058407B" w:rsidRPr="0058407B" w:rsidRDefault="0058407B" w:rsidP="005D311E">
      <w:pPr>
        <w:spacing w:before="240" w:after="240" w:line="360" w:lineRule="auto"/>
        <w:ind w:left="0" w:firstLine="0"/>
        <w:rPr>
          <w:rFonts w:ascii="Times New Roman" w:eastAsia="Times New Roman" w:hAnsi="Times New Roman" w:cs="Times New Roman"/>
          <w:color w:val="auto"/>
          <w:szCs w:val="24"/>
        </w:rPr>
      </w:pPr>
      <w:r w:rsidRPr="0058407B">
        <w:rPr>
          <w:rFonts w:eastAsia="Times New Roman"/>
          <w:szCs w:val="24"/>
        </w:rPr>
        <w:t>  </w:t>
      </w:r>
    </w:p>
    <w:p w14:paraId="710CAF44" w14:textId="77777777" w:rsidR="0058407B" w:rsidRPr="0058407B" w:rsidRDefault="0058407B" w:rsidP="005D311E">
      <w:pPr>
        <w:spacing w:before="240" w:after="240" w:line="360" w:lineRule="auto"/>
        <w:ind w:left="0" w:firstLine="0"/>
        <w:jc w:val="center"/>
        <w:rPr>
          <w:rFonts w:ascii="Times New Roman" w:eastAsia="Times New Roman" w:hAnsi="Times New Roman" w:cs="Times New Roman"/>
          <w:color w:val="auto"/>
          <w:szCs w:val="24"/>
        </w:rPr>
      </w:pPr>
      <w:r w:rsidRPr="0058407B">
        <w:rPr>
          <w:rFonts w:eastAsia="Times New Roman"/>
          <w:szCs w:val="24"/>
        </w:rPr>
        <w:t> </w:t>
      </w:r>
    </w:p>
    <w:p w14:paraId="6F9E9DB5" w14:textId="7DDB0947" w:rsidR="0090371F" w:rsidRPr="0090371F" w:rsidRDefault="0090371F" w:rsidP="0090371F">
      <w:pPr>
        <w:spacing w:before="240" w:after="240" w:line="360" w:lineRule="auto"/>
        <w:ind w:left="0" w:firstLine="0"/>
        <w:jc w:val="center"/>
        <w:rPr>
          <w:rFonts w:ascii="Times New Roman" w:eastAsia="Times New Roman" w:hAnsi="Times New Roman" w:cs="Times New Roman"/>
          <w:color w:val="auto"/>
          <w:szCs w:val="24"/>
        </w:rPr>
      </w:pPr>
      <w:proofErr w:type="spellStart"/>
      <w:r w:rsidRPr="0058407B">
        <w:rPr>
          <w:rFonts w:eastAsia="Times New Roman"/>
          <w:szCs w:val="24"/>
        </w:rPr>
        <w:t>Acopio</w:t>
      </w:r>
      <w:proofErr w:type="spellEnd"/>
      <w:r w:rsidRPr="0058407B">
        <w:rPr>
          <w:rFonts w:eastAsia="Times New Roman"/>
          <w:szCs w:val="24"/>
        </w:rPr>
        <w:t>, Kyle Jhon M.</w:t>
      </w:r>
    </w:p>
    <w:p w14:paraId="0EACC628" w14:textId="5C923240" w:rsidR="0058407B" w:rsidRPr="0058407B" w:rsidRDefault="0090371F" w:rsidP="005D311E">
      <w:pPr>
        <w:spacing w:before="240" w:after="240" w:line="360" w:lineRule="auto"/>
        <w:ind w:left="0" w:firstLine="0"/>
        <w:jc w:val="center"/>
        <w:rPr>
          <w:rFonts w:ascii="Times New Roman" w:eastAsia="Times New Roman" w:hAnsi="Times New Roman" w:cs="Times New Roman"/>
          <w:color w:val="auto"/>
          <w:szCs w:val="24"/>
        </w:rPr>
      </w:pPr>
      <w:proofErr w:type="spellStart"/>
      <w:r w:rsidRPr="0058407B">
        <w:rPr>
          <w:rFonts w:eastAsia="Times New Roman"/>
          <w:szCs w:val="24"/>
        </w:rPr>
        <w:t>Caba</w:t>
      </w:r>
      <w:r>
        <w:rPr>
          <w:rFonts w:eastAsia="Times New Roman"/>
          <w:szCs w:val="24"/>
        </w:rPr>
        <w:t>y</w:t>
      </w:r>
      <w:r w:rsidRPr="0058407B">
        <w:rPr>
          <w:rFonts w:eastAsia="Times New Roman"/>
          <w:szCs w:val="24"/>
        </w:rPr>
        <w:t>a</w:t>
      </w:r>
      <w:proofErr w:type="spellEnd"/>
      <w:r w:rsidR="0058407B" w:rsidRPr="0058407B">
        <w:rPr>
          <w:rFonts w:eastAsia="Times New Roman"/>
          <w:szCs w:val="24"/>
        </w:rPr>
        <w:t>, Precious C.</w:t>
      </w:r>
    </w:p>
    <w:p w14:paraId="08329AB5" w14:textId="77777777" w:rsidR="0058407B" w:rsidRPr="0058407B" w:rsidRDefault="0058407B" w:rsidP="005D311E">
      <w:pPr>
        <w:spacing w:before="240" w:after="240" w:line="360" w:lineRule="auto"/>
        <w:ind w:left="0" w:firstLine="0"/>
        <w:jc w:val="center"/>
        <w:rPr>
          <w:rFonts w:ascii="Times New Roman" w:eastAsia="Times New Roman" w:hAnsi="Times New Roman" w:cs="Times New Roman"/>
          <w:color w:val="auto"/>
          <w:szCs w:val="24"/>
        </w:rPr>
      </w:pPr>
      <w:r w:rsidRPr="0058407B">
        <w:rPr>
          <w:rFonts w:eastAsia="Times New Roman"/>
          <w:szCs w:val="24"/>
        </w:rPr>
        <w:t xml:space="preserve">Rayo, </w:t>
      </w:r>
      <w:proofErr w:type="spellStart"/>
      <w:r w:rsidRPr="0058407B">
        <w:rPr>
          <w:rFonts w:eastAsia="Times New Roman"/>
          <w:szCs w:val="24"/>
        </w:rPr>
        <w:t>Rhieven</w:t>
      </w:r>
      <w:proofErr w:type="spellEnd"/>
      <w:r w:rsidRPr="0058407B">
        <w:rPr>
          <w:rFonts w:eastAsia="Times New Roman"/>
          <w:szCs w:val="24"/>
        </w:rPr>
        <w:t xml:space="preserve"> Jay L.</w:t>
      </w:r>
    </w:p>
    <w:p w14:paraId="1865D245" w14:textId="77777777" w:rsidR="0058407B" w:rsidRPr="0058407B" w:rsidRDefault="0058407B" w:rsidP="005D311E">
      <w:pPr>
        <w:spacing w:before="240" w:after="240" w:line="360" w:lineRule="auto"/>
        <w:ind w:left="0" w:firstLine="0"/>
        <w:rPr>
          <w:rFonts w:ascii="Times New Roman" w:eastAsia="Times New Roman" w:hAnsi="Times New Roman" w:cs="Times New Roman"/>
          <w:color w:val="auto"/>
          <w:szCs w:val="24"/>
        </w:rPr>
      </w:pPr>
      <w:r w:rsidRPr="0058407B">
        <w:rPr>
          <w:rFonts w:eastAsia="Times New Roman"/>
          <w:szCs w:val="24"/>
        </w:rPr>
        <w:t> </w:t>
      </w:r>
    </w:p>
    <w:p w14:paraId="1540639B" w14:textId="77777777" w:rsidR="0058407B" w:rsidRPr="0058407B" w:rsidRDefault="0058407B" w:rsidP="005D311E">
      <w:pPr>
        <w:spacing w:before="240" w:after="240" w:line="360" w:lineRule="auto"/>
        <w:ind w:left="0" w:firstLine="0"/>
        <w:rPr>
          <w:rFonts w:ascii="Times New Roman" w:eastAsia="Times New Roman" w:hAnsi="Times New Roman" w:cs="Times New Roman"/>
          <w:color w:val="auto"/>
          <w:szCs w:val="24"/>
        </w:rPr>
      </w:pPr>
      <w:r w:rsidRPr="0058407B">
        <w:rPr>
          <w:rFonts w:eastAsia="Times New Roman"/>
          <w:szCs w:val="24"/>
        </w:rPr>
        <w:t> </w:t>
      </w:r>
    </w:p>
    <w:p w14:paraId="68D3004E" w14:textId="2FB0834B" w:rsidR="0058407B" w:rsidRPr="005A69E6" w:rsidRDefault="0058407B" w:rsidP="005A69E6">
      <w:pPr>
        <w:spacing w:before="240" w:after="240" w:line="360" w:lineRule="auto"/>
        <w:ind w:left="0" w:firstLine="0"/>
        <w:jc w:val="center"/>
        <w:rPr>
          <w:rFonts w:ascii="Times New Roman" w:eastAsia="Times New Roman" w:hAnsi="Times New Roman" w:cs="Times New Roman"/>
          <w:color w:val="auto"/>
          <w:szCs w:val="24"/>
        </w:rPr>
      </w:pPr>
      <w:r w:rsidRPr="0058407B">
        <w:rPr>
          <w:rFonts w:eastAsia="Times New Roman"/>
          <w:szCs w:val="24"/>
        </w:rPr>
        <w:t>J</w:t>
      </w:r>
      <w:r w:rsidR="002F6368">
        <w:rPr>
          <w:rFonts w:eastAsia="Times New Roman"/>
          <w:szCs w:val="24"/>
        </w:rPr>
        <w:t>UNE</w:t>
      </w:r>
      <w:r w:rsidRPr="0058407B">
        <w:rPr>
          <w:rFonts w:eastAsia="Times New Roman"/>
          <w:szCs w:val="24"/>
        </w:rPr>
        <w:t xml:space="preserve"> 2025</w:t>
      </w:r>
    </w:p>
    <w:p w14:paraId="059C5EB2" w14:textId="55A8C8EB" w:rsidR="001F7002" w:rsidRPr="00A540DD" w:rsidRDefault="00671836" w:rsidP="005D311E">
      <w:pPr>
        <w:spacing w:after="374" w:line="360" w:lineRule="auto"/>
        <w:ind w:left="732" w:right="720"/>
        <w:jc w:val="center"/>
        <w:rPr>
          <w:szCs w:val="24"/>
        </w:rPr>
      </w:pPr>
      <w:r w:rsidRPr="00A540DD">
        <w:rPr>
          <w:szCs w:val="24"/>
        </w:rPr>
        <w:lastRenderedPageBreak/>
        <w:t>Chapter 1</w:t>
      </w:r>
    </w:p>
    <w:p w14:paraId="5AE985C4" w14:textId="77777777" w:rsidR="001F7002" w:rsidRPr="00A540DD" w:rsidRDefault="00671836" w:rsidP="005D311E">
      <w:pPr>
        <w:spacing w:after="614" w:line="360" w:lineRule="auto"/>
        <w:ind w:left="732" w:right="720"/>
        <w:jc w:val="center"/>
        <w:rPr>
          <w:szCs w:val="24"/>
        </w:rPr>
      </w:pPr>
      <w:r w:rsidRPr="00A540DD">
        <w:rPr>
          <w:szCs w:val="24"/>
        </w:rPr>
        <w:t>Introduction to the Study</w:t>
      </w:r>
    </w:p>
    <w:p w14:paraId="0F2F6B27" w14:textId="77777777" w:rsidR="00967F58" w:rsidRPr="00A540DD" w:rsidRDefault="00967F58" w:rsidP="005D311E">
      <w:pPr>
        <w:spacing w:line="360" w:lineRule="auto"/>
        <w:ind w:firstLine="720"/>
        <w:rPr>
          <w:szCs w:val="24"/>
        </w:rPr>
      </w:pPr>
      <w:r w:rsidRPr="00A540DD">
        <w:rPr>
          <w:szCs w:val="24"/>
        </w:rPr>
        <w:t>This study focuses on developing a Soil Temperature Monitoring System for Efficient Irrigation using Arduino technology to address challenges in traditional farming practices. Soil temperature is crucial for plant growth, water absorption, nutrient uptake, and microbial activity, but is often overlooked in conventional farming, leading to inefficiencies like over-irrigation or under-irrigation. The proposed system provides real-time data on soil temperature, enabling farmers to make informed decisions about irrigation schedules, conserving water, optimizing crop yields, and promoting sustainable agriculture.</w:t>
      </w:r>
    </w:p>
    <w:p w14:paraId="292E72F6" w14:textId="77777777" w:rsidR="00967F58" w:rsidRPr="00A540DD" w:rsidRDefault="00967F58" w:rsidP="005D311E">
      <w:pPr>
        <w:spacing w:line="360" w:lineRule="auto"/>
        <w:rPr>
          <w:szCs w:val="24"/>
        </w:rPr>
      </w:pPr>
    </w:p>
    <w:p w14:paraId="75FD1F41" w14:textId="77777777" w:rsidR="00967F58" w:rsidRPr="00A540DD" w:rsidRDefault="00967F58" w:rsidP="005D311E">
      <w:pPr>
        <w:spacing w:line="360" w:lineRule="auto"/>
        <w:ind w:firstLine="720"/>
        <w:rPr>
          <w:szCs w:val="24"/>
        </w:rPr>
      </w:pPr>
      <w:r w:rsidRPr="00A540DD">
        <w:rPr>
          <w:szCs w:val="24"/>
        </w:rPr>
        <w:t>Efficient irrigation is vital in addressing pressing agricultural challenges such as water scarcity, climate variability, and increasing food demand. Traditional irrigation practices often lead to water wastage, soil degradation, and reduced crop productivity. Climate change is making agricultural conditions more unpredictable, emphasizing the importance of precise and adaptable farming practices.</w:t>
      </w:r>
    </w:p>
    <w:p w14:paraId="0AA5034B" w14:textId="77777777" w:rsidR="00967F58" w:rsidRPr="00A540DD" w:rsidRDefault="00967F58" w:rsidP="005D311E">
      <w:pPr>
        <w:spacing w:line="360" w:lineRule="auto"/>
        <w:rPr>
          <w:szCs w:val="24"/>
        </w:rPr>
      </w:pPr>
    </w:p>
    <w:p w14:paraId="777BFF54" w14:textId="77777777" w:rsidR="00967F58" w:rsidRPr="00A540DD" w:rsidRDefault="00967F58" w:rsidP="005D311E">
      <w:pPr>
        <w:spacing w:line="360" w:lineRule="auto"/>
        <w:ind w:firstLine="720"/>
        <w:rPr>
          <w:szCs w:val="24"/>
        </w:rPr>
      </w:pPr>
      <w:r w:rsidRPr="00A540DD">
        <w:rPr>
          <w:szCs w:val="24"/>
        </w:rPr>
        <w:t xml:space="preserve">The Soil Temperature Monitoring System is designed to be cost-effective, scalable, and adaptable to diverse farming environments, making it accessible for farmers of all scales. By </w:t>
      </w:r>
      <w:r w:rsidRPr="00A540DD">
        <w:rPr>
          <w:szCs w:val="24"/>
        </w:rPr>
        <w:lastRenderedPageBreak/>
        <w:t>enabling smarter decision-making, the system contributes to the development of a more resilient and efficient agricultural sector.</w:t>
      </w:r>
    </w:p>
    <w:p w14:paraId="6AFF245C" w14:textId="77777777" w:rsidR="00967F58" w:rsidRPr="00A540DD" w:rsidRDefault="00967F58" w:rsidP="005D311E">
      <w:pPr>
        <w:spacing w:line="360" w:lineRule="auto"/>
        <w:rPr>
          <w:szCs w:val="24"/>
        </w:rPr>
      </w:pPr>
    </w:p>
    <w:p w14:paraId="29BF9352" w14:textId="247C1ADE" w:rsidR="00967F58" w:rsidRPr="00A540DD" w:rsidRDefault="00967F58" w:rsidP="00C575E4">
      <w:pPr>
        <w:spacing w:line="360" w:lineRule="auto"/>
        <w:ind w:firstLine="720"/>
        <w:rPr>
          <w:szCs w:val="24"/>
        </w:rPr>
      </w:pPr>
      <w:r w:rsidRPr="00A540DD">
        <w:rPr>
          <w:szCs w:val="24"/>
        </w:rPr>
        <w:t xml:space="preserve">Advancements in sensors, IoT, and data analytics enable accurate environmental monitoring and decision-making, addressing challenges like over-irrigation, under-irrigation, energy consumption, and environmental impact. By tailoring irrigation practices to the actual needs of crops based on soil temperature data, farmers can achieve greater efficiency and </w:t>
      </w:r>
    </w:p>
    <w:p w14:paraId="2E1F6098" w14:textId="05438BEF" w:rsidR="005A69E6" w:rsidRDefault="00967F58" w:rsidP="005A69E6">
      <w:pPr>
        <w:spacing w:line="360" w:lineRule="auto"/>
        <w:rPr>
          <w:szCs w:val="24"/>
        </w:rPr>
      </w:pPr>
      <w:r w:rsidRPr="00A540DD">
        <w:rPr>
          <w:szCs w:val="24"/>
        </w:rPr>
        <w:t>sustainability, paving the way for smarter and more resilient agricultural systems.</w:t>
      </w:r>
    </w:p>
    <w:p w14:paraId="0B5C12D0" w14:textId="77777777" w:rsidR="005A69E6" w:rsidRPr="00A540DD" w:rsidRDefault="005A69E6" w:rsidP="005A69E6">
      <w:pPr>
        <w:spacing w:line="360" w:lineRule="auto"/>
        <w:rPr>
          <w:szCs w:val="24"/>
        </w:rPr>
      </w:pPr>
    </w:p>
    <w:p w14:paraId="70B94E13" w14:textId="3FC120B3" w:rsidR="005A69E6" w:rsidRDefault="00671836" w:rsidP="005A69E6">
      <w:pPr>
        <w:pStyle w:val="NoSpacing"/>
        <w:jc w:val="center"/>
        <w:rPr>
          <w:b/>
          <w:bCs/>
        </w:rPr>
      </w:pPr>
      <w:r w:rsidRPr="005A69E6">
        <w:rPr>
          <w:b/>
          <w:bCs/>
        </w:rPr>
        <w:t>Technical Background of the Study</w:t>
      </w:r>
    </w:p>
    <w:p w14:paraId="6F105C4D" w14:textId="77777777" w:rsidR="005A69E6" w:rsidRPr="005A69E6" w:rsidRDefault="005A69E6" w:rsidP="005A69E6">
      <w:pPr>
        <w:pStyle w:val="NoSpacing"/>
        <w:jc w:val="center"/>
        <w:rPr>
          <w:b/>
          <w:bCs/>
        </w:rPr>
      </w:pPr>
    </w:p>
    <w:p w14:paraId="2464AE76" w14:textId="51E59CB3" w:rsidR="00BC0146" w:rsidRPr="005A69E6" w:rsidRDefault="00BC0146" w:rsidP="005A69E6">
      <w:pPr>
        <w:pStyle w:val="NoSpacing"/>
        <w:spacing w:line="360" w:lineRule="auto"/>
        <w:ind w:firstLine="708"/>
      </w:pPr>
      <w:r w:rsidRPr="00A540DD">
        <w:t>Soil and temperature monitoring plays a crucial role in various fields, including agriculture, environmental science, and climate research. In industries such as precision farming, environmental monitoring, and greenhouse management, accurate and real-time data on soil conditions and temperature is essential for optimizing crop growth, managing water resources, and maintaining a healthy ecosystem. Traditionally, soil and temperature monitoring has been carried out manually or with basic monitoring tools, which can be time-consuming, prone to errors, and lack real-time insights.</w:t>
      </w:r>
    </w:p>
    <w:p w14:paraId="6C8845CC" w14:textId="74F4365D" w:rsidR="001F7002" w:rsidRPr="00A540DD" w:rsidRDefault="00BC0146" w:rsidP="005D311E">
      <w:pPr>
        <w:pStyle w:val="NormalWeb"/>
        <w:spacing w:line="360" w:lineRule="auto"/>
        <w:ind w:firstLine="720"/>
        <w:rPr>
          <w:rFonts w:ascii="Courier New" w:hAnsi="Courier New" w:cs="Courier New"/>
        </w:rPr>
      </w:pPr>
      <w:r w:rsidRPr="00A540DD">
        <w:rPr>
          <w:rFonts w:ascii="Courier New" w:hAnsi="Courier New" w:cs="Courier New"/>
        </w:rPr>
        <w:t xml:space="preserve">With the advent of modern technologies, there has been a shift towards </w:t>
      </w:r>
      <w:r w:rsidRPr="00A540DD">
        <w:rPr>
          <w:rStyle w:val="Strong"/>
          <w:rFonts w:ascii="Courier New" w:hAnsi="Courier New" w:cs="Courier New"/>
          <w:b w:val="0"/>
          <w:bCs w:val="0"/>
        </w:rPr>
        <w:t>automated, real-time monitoring systems</w:t>
      </w:r>
      <w:r w:rsidRPr="00A540DD">
        <w:rPr>
          <w:rFonts w:ascii="Courier New" w:hAnsi="Courier New" w:cs="Courier New"/>
        </w:rPr>
        <w:t xml:space="preserve"> that </w:t>
      </w:r>
      <w:r w:rsidRPr="00A540DD">
        <w:rPr>
          <w:rFonts w:ascii="Courier New" w:hAnsi="Courier New" w:cs="Courier New"/>
        </w:rPr>
        <w:lastRenderedPageBreak/>
        <w:t xml:space="preserve">integrate sensors, microcontrollers, and data processing capabilities. The </w:t>
      </w:r>
      <w:r w:rsidRPr="00A540DD">
        <w:rPr>
          <w:rStyle w:val="Strong"/>
          <w:rFonts w:ascii="Courier New" w:hAnsi="Courier New" w:cs="Courier New"/>
          <w:b w:val="0"/>
          <w:bCs w:val="0"/>
        </w:rPr>
        <w:t>Soil and Temperature Monitoring System</w:t>
      </w:r>
      <w:r w:rsidRPr="00A540DD">
        <w:rPr>
          <w:rFonts w:ascii="Courier New" w:hAnsi="Courier New" w:cs="Courier New"/>
          <w:b/>
          <w:bCs/>
        </w:rPr>
        <w:t xml:space="preserve"> </w:t>
      </w:r>
      <w:r w:rsidRPr="00A540DD">
        <w:rPr>
          <w:rFonts w:ascii="Courier New" w:hAnsi="Courier New" w:cs="Courier New"/>
        </w:rPr>
        <w:t>using</w:t>
      </w:r>
      <w:r w:rsidRPr="00A540DD">
        <w:rPr>
          <w:rFonts w:ascii="Courier New" w:hAnsi="Courier New" w:cs="Courier New"/>
          <w:b/>
          <w:bCs/>
        </w:rPr>
        <w:t xml:space="preserve"> </w:t>
      </w:r>
      <w:r w:rsidRPr="00A540DD">
        <w:rPr>
          <w:rStyle w:val="Strong"/>
          <w:rFonts w:ascii="Courier New" w:hAnsi="Courier New" w:cs="Courier New"/>
          <w:b w:val="0"/>
          <w:bCs w:val="0"/>
        </w:rPr>
        <w:t>Arduino</w:t>
      </w:r>
      <w:r w:rsidRPr="00A540DD">
        <w:rPr>
          <w:rFonts w:ascii="Courier New" w:hAnsi="Courier New" w:cs="Courier New"/>
        </w:rPr>
        <w:t xml:space="preserve"> represents a cost-effective and flexible solution for measuring and analyzing key environmental parameters like soil moisture, temperature, and humidity. By leveraging Arduino, a popular open-source microcontroller platform, such a system can be easily customized to suit different needs and provide accurate, real-time insights into soil and temperature conditions.</w:t>
      </w:r>
    </w:p>
    <w:p w14:paraId="42EAA0FD" w14:textId="67A117B7" w:rsidR="001F7002" w:rsidRPr="00A540DD" w:rsidRDefault="00671836" w:rsidP="005D311E">
      <w:pPr>
        <w:spacing w:after="243" w:line="360" w:lineRule="auto"/>
        <w:ind w:left="-15" w:right="-6" w:firstLine="375"/>
        <w:jc w:val="both"/>
        <w:rPr>
          <w:szCs w:val="24"/>
        </w:rPr>
      </w:pPr>
      <w:r w:rsidRPr="00A540DD">
        <w:rPr>
          <w:szCs w:val="24"/>
        </w:rPr>
        <w:t xml:space="preserve">A </w:t>
      </w:r>
      <w:r w:rsidR="00BC0146" w:rsidRPr="00A540DD">
        <w:rPr>
          <w:szCs w:val="24"/>
        </w:rPr>
        <w:t xml:space="preserve">Soil and Temperature monitoring System </w:t>
      </w:r>
      <w:r w:rsidRPr="00A540DD">
        <w:rPr>
          <w:szCs w:val="24"/>
        </w:rPr>
        <w:t>leverages modern technologies to automate and optimize the inventory control process. Key technologies involved in such systems include:</w:t>
      </w:r>
    </w:p>
    <w:p w14:paraId="4BC907E8" w14:textId="77777777" w:rsidR="000E1BDF" w:rsidRPr="000E1BDF" w:rsidRDefault="00BC0146" w:rsidP="005D311E">
      <w:pPr>
        <w:pStyle w:val="ListParagraph"/>
        <w:numPr>
          <w:ilvl w:val="0"/>
          <w:numId w:val="3"/>
        </w:numPr>
        <w:spacing w:line="360" w:lineRule="auto"/>
        <w:ind w:right="141"/>
        <w:rPr>
          <w:szCs w:val="24"/>
        </w:rPr>
      </w:pPr>
      <w:r w:rsidRPr="00A540DD">
        <w:rPr>
          <w:b/>
          <w:bCs/>
          <w:szCs w:val="24"/>
        </w:rPr>
        <w:t>Sensors for Soil and Temperature Measurement</w:t>
      </w:r>
    </w:p>
    <w:p w14:paraId="47BEB867" w14:textId="3F73A0DD" w:rsidR="00470E96" w:rsidRPr="00A540DD" w:rsidRDefault="000E1BDF" w:rsidP="000E1BDF">
      <w:pPr>
        <w:pStyle w:val="ListParagraph"/>
        <w:spacing w:line="360" w:lineRule="auto"/>
        <w:ind w:left="795" w:right="141" w:firstLine="645"/>
        <w:rPr>
          <w:rStyle w:val="Strong"/>
          <w:b w:val="0"/>
          <w:bCs w:val="0"/>
          <w:szCs w:val="24"/>
        </w:rPr>
      </w:pPr>
      <w:r>
        <w:rPr>
          <w:szCs w:val="24"/>
        </w:rPr>
        <w:t>T</w:t>
      </w:r>
      <w:r w:rsidR="00470E96" w:rsidRPr="00A540DD">
        <w:rPr>
          <w:szCs w:val="24"/>
        </w:rPr>
        <w:t>hese sensors measure the amount of water present in the soil. They typically use either resistive or capacitive methods to detect moisture content.</w:t>
      </w:r>
    </w:p>
    <w:p w14:paraId="4EE0C6AD" w14:textId="77777777" w:rsidR="000E1BDF" w:rsidRDefault="00470E96" w:rsidP="005D311E">
      <w:pPr>
        <w:pStyle w:val="ListParagraph"/>
        <w:numPr>
          <w:ilvl w:val="0"/>
          <w:numId w:val="3"/>
        </w:numPr>
        <w:spacing w:line="360" w:lineRule="auto"/>
        <w:ind w:right="141"/>
        <w:rPr>
          <w:rStyle w:val="Strong"/>
          <w:szCs w:val="24"/>
        </w:rPr>
      </w:pPr>
      <w:r w:rsidRPr="00A540DD">
        <w:rPr>
          <w:rStyle w:val="Strong"/>
          <w:szCs w:val="24"/>
        </w:rPr>
        <w:t>Arduino Microcontroller</w:t>
      </w:r>
    </w:p>
    <w:p w14:paraId="28CA0414" w14:textId="5EADDC14" w:rsidR="001F7002" w:rsidRPr="00A540DD" w:rsidRDefault="00470E96" w:rsidP="000E1BDF">
      <w:pPr>
        <w:pStyle w:val="ListParagraph"/>
        <w:spacing w:line="360" w:lineRule="auto"/>
        <w:ind w:left="795" w:right="141" w:firstLine="645"/>
        <w:rPr>
          <w:b/>
          <w:bCs/>
          <w:szCs w:val="24"/>
        </w:rPr>
      </w:pPr>
      <w:r w:rsidRPr="00A540DD">
        <w:rPr>
          <w:rStyle w:val="Strong"/>
          <w:szCs w:val="24"/>
        </w:rPr>
        <w:t xml:space="preserve"> </w:t>
      </w:r>
      <w:r w:rsidRPr="00A540DD">
        <w:rPr>
          <w:szCs w:val="24"/>
        </w:rPr>
        <w:t xml:space="preserve">The </w:t>
      </w:r>
      <w:r w:rsidRPr="00A540DD">
        <w:rPr>
          <w:rStyle w:val="Strong"/>
          <w:b w:val="0"/>
          <w:bCs w:val="0"/>
          <w:szCs w:val="24"/>
        </w:rPr>
        <w:t>Arduino</w:t>
      </w:r>
      <w:r w:rsidRPr="00A540DD">
        <w:rPr>
          <w:szCs w:val="24"/>
        </w:rPr>
        <w:t xml:space="preserve"> microcontroller serves as the central processing unit for the system, receiving inputs from the sensors, processing the data, and sending outputs accordingly. It can be programmed to read sensor data, calculate necessary values and display or transmit results.</w:t>
      </w:r>
    </w:p>
    <w:p w14:paraId="7911C162" w14:textId="3934C17E" w:rsidR="000E1BDF" w:rsidRPr="000E1BDF" w:rsidRDefault="00470E96" w:rsidP="000E1BDF">
      <w:pPr>
        <w:pStyle w:val="ListParagraph"/>
        <w:numPr>
          <w:ilvl w:val="0"/>
          <w:numId w:val="3"/>
        </w:numPr>
        <w:spacing w:after="406" w:line="360" w:lineRule="auto"/>
        <w:ind w:right="141"/>
        <w:rPr>
          <w:szCs w:val="24"/>
        </w:rPr>
      </w:pPr>
      <w:r w:rsidRPr="000E1BDF">
        <w:rPr>
          <w:rStyle w:val="Strong"/>
          <w:szCs w:val="24"/>
        </w:rPr>
        <w:t>Data Storage and Logging</w:t>
      </w:r>
    </w:p>
    <w:p w14:paraId="73BB767D" w14:textId="57BFEDC7" w:rsidR="00470E96" w:rsidRPr="000E1BDF" w:rsidRDefault="00671836" w:rsidP="000E1BDF">
      <w:pPr>
        <w:pStyle w:val="ListParagraph"/>
        <w:spacing w:after="406" w:line="360" w:lineRule="auto"/>
        <w:ind w:left="795" w:right="141" w:firstLine="645"/>
        <w:rPr>
          <w:szCs w:val="24"/>
        </w:rPr>
      </w:pPr>
      <w:r w:rsidRPr="000E1BDF">
        <w:rPr>
          <w:szCs w:val="24"/>
        </w:rPr>
        <w:t xml:space="preserve"> </w:t>
      </w:r>
      <w:r w:rsidR="00470E96" w:rsidRPr="000E1BDF">
        <w:rPr>
          <w:szCs w:val="24"/>
        </w:rPr>
        <w:t xml:space="preserve">For long-term data storage, an SD card module can be interfaced with Arduino to store sensor readings in a text </w:t>
      </w:r>
      <w:r w:rsidR="00470E96" w:rsidRPr="000E1BDF">
        <w:rPr>
          <w:szCs w:val="24"/>
        </w:rPr>
        <w:lastRenderedPageBreak/>
        <w:t>file or CSV format. This allows for the collection of data over long periods, useful for research and analysis.</w:t>
      </w:r>
    </w:p>
    <w:p w14:paraId="65E52DC3" w14:textId="24198CA6" w:rsidR="000E1BDF" w:rsidRPr="000E1BDF" w:rsidRDefault="00470E96" w:rsidP="000E1BDF">
      <w:pPr>
        <w:pStyle w:val="ListParagraph"/>
        <w:numPr>
          <w:ilvl w:val="0"/>
          <w:numId w:val="3"/>
        </w:numPr>
        <w:spacing w:after="406" w:line="360" w:lineRule="auto"/>
        <w:ind w:right="141"/>
        <w:rPr>
          <w:szCs w:val="24"/>
        </w:rPr>
      </w:pPr>
      <w:r w:rsidRPr="000E1BDF">
        <w:rPr>
          <w:rStyle w:val="Strong"/>
          <w:szCs w:val="24"/>
        </w:rPr>
        <w:t>Communication Modules</w:t>
      </w:r>
    </w:p>
    <w:p w14:paraId="7F418830" w14:textId="6DAECC6C" w:rsidR="00470E96" w:rsidRPr="000E1BDF" w:rsidRDefault="00671836" w:rsidP="000E1BDF">
      <w:pPr>
        <w:pStyle w:val="ListParagraph"/>
        <w:spacing w:after="406" w:line="360" w:lineRule="auto"/>
        <w:ind w:left="795" w:right="141" w:firstLine="645"/>
        <w:rPr>
          <w:szCs w:val="24"/>
        </w:rPr>
      </w:pPr>
      <w:r w:rsidRPr="000E1BDF">
        <w:rPr>
          <w:szCs w:val="24"/>
        </w:rPr>
        <w:t xml:space="preserve"> </w:t>
      </w:r>
      <w:r w:rsidR="00470E96" w:rsidRPr="000E1BDF">
        <w:rPr>
          <w:szCs w:val="24"/>
        </w:rPr>
        <w:t>These low-cost Wi-Fi modules can be used to connect the Arduino system to the internet, allowing for cloud-based data storage and remote monitoring. The real-time data can be accessed from anywhere, making it ideal for field-based applications.</w:t>
      </w:r>
    </w:p>
    <w:p w14:paraId="38F5DB89" w14:textId="4AF3DEDA" w:rsidR="000E1BDF" w:rsidRPr="000E1BDF" w:rsidRDefault="00470E96" w:rsidP="000E1BDF">
      <w:pPr>
        <w:pStyle w:val="ListParagraph"/>
        <w:numPr>
          <w:ilvl w:val="0"/>
          <w:numId w:val="3"/>
        </w:numPr>
        <w:spacing w:after="406" w:line="360" w:lineRule="auto"/>
        <w:ind w:right="141"/>
        <w:rPr>
          <w:rStyle w:val="Strong"/>
          <w:szCs w:val="24"/>
        </w:rPr>
      </w:pPr>
      <w:r w:rsidRPr="000E1BDF">
        <w:rPr>
          <w:rStyle w:val="Strong"/>
          <w:szCs w:val="24"/>
        </w:rPr>
        <w:t>Power Supply</w:t>
      </w:r>
    </w:p>
    <w:p w14:paraId="71F841C3" w14:textId="5359D965" w:rsidR="00470E96" w:rsidRPr="000E1BDF" w:rsidRDefault="00470E96" w:rsidP="000E1BDF">
      <w:pPr>
        <w:pStyle w:val="ListParagraph"/>
        <w:spacing w:after="406" w:line="360" w:lineRule="auto"/>
        <w:ind w:left="795" w:right="141" w:firstLine="645"/>
        <w:rPr>
          <w:szCs w:val="24"/>
        </w:rPr>
      </w:pPr>
      <w:r w:rsidRPr="000E1BDF">
        <w:rPr>
          <w:rStyle w:val="Strong"/>
          <w:szCs w:val="24"/>
        </w:rPr>
        <w:t xml:space="preserve"> </w:t>
      </w:r>
      <w:r w:rsidRPr="000E1BDF">
        <w:rPr>
          <w:szCs w:val="24"/>
        </w:rPr>
        <w:t xml:space="preserve">For field-based monitoring, the system requires a </w:t>
      </w:r>
      <w:r w:rsidRPr="000E1BDF">
        <w:rPr>
          <w:rStyle w:val="Strong"/>
          <w:b w:val="0"/>
          <w:bCs w:val="0"/>
          <w:szCs w:val="24"/>
        </w:rPr>
        <w:t>reliable power source</w:t>
      </w:r>
      <w:r w:rsidRPr="000E1BDF">
        <w:rPr>
          <w:b/>
          <w:bCs/>
          <w:szCs w:val="24"/>
        </w:rPr>
        <w:t>.</w:t>
      </w:r>
      <w:r w:rsidRPr="000E1BDF">
        <w:rPr>
          <w:szCs w:val="24"/>
        </w:rPr>
        <w:t xml:space="preserve"> Common power options include Battery-Powered, Solar-Powered, </w:t>
      </w:r>
      <w:r w:rsidR="004415DC" w:rsidRPr="000E1BDF">
        <w:rPr>
          <w:szCs w:val="24"/>
        </w:rPr>
        <w:t>USB/AC Powered.</w:t>
      </w:r>
    </w:p>
    <w:p w14:paraId="1180EA41" w14:textId="19A76B4D" w:rsidR="000E1BDF" w:rsidRPr="000E1BDF" w:rsidRDefault="004415DC" w:rsidP="000E1BDF">
      <w:pPr>
        <w:pStyle w:val="ListParagraph"/>
        <w:numPr>
          <w:ilvl w:val="0"/>
          <w:numId w:val="3"/>
        </w:numPr>
        <w:spacing w:after="406" w:line="360" w:lineRule="auto"/>
        <w:ind w:right="141"/>
        <w:rPr>
          <w:rStyle w:val="Strong"/>
          <w:szCs w:val="24"/>
        </w:rPr>
      </w:pPr>
      <w:r w:rsidRPr="000E1BDF">
        <w:rPr>
          <w:rStyle w:val="Strong"/>
          <w:szCs w:val="24"/>
        </w:rPr>
        <w:t>Mobile Applications and Visualization</w:t>
      </w:r>
    </w:p>
    <w:p w14:paraId="10693D22" w14:textId="70052C49" w:rsidR="004415DC" w:rsidRPr="000E1BDF" w:rsidRDefault="004415DC" w:rsidP="000E1BDF">
      <w:pPr>
        <w:pStyle w:val="ListParagraph"/>
        <w:spacing w:after="406" w:line="360" w:lineRule="auto"/>
        <w:ind w:left="795" w:right="141" w:firstLine="645"/>
        <w:rPr>
          <w:szCs w:val="24"/>
        </w:rPr>
      </w:pPr>
      <w:r w:rsidRPr="000E1BDF">
        <w:rPr>
          <w:rStyle w:val="Strong"/>
          <w:szCs w:val="24"/>
        </w:rPr>
        <w:t xml:space="preserve"> </w:t>
      </w:r>
      <w:r w:rsidRPr="000E1BDF">
        <w:rPr>
          <w:szCs w:val="24"/>
        </w:rPr>
        <w:t xml:space="preserve">Using platforms like </w:t>
      </w:r>
      <w:r w:rsidRPr="000E1BDF">
        <w:rPr>
          <w:rStyle w:val="Strong"/>
          <w:szCs w:val="24"/>
        </w:rPr>
        <w:t>Blynk</w:t>
      </w:r>
      <w:r w:rsidRPr="000E1BDF">
        <w:rPr>
          <w:szCs w:val="24"/>
        </w:rPr>
        <w:t xml:space="preserve"> or </w:t>
      </w:r>
      <w:r w:rsidRPr="000E1BDF">
        <w:rPr>
          <w:rStyle w:val="Strong"/>
          <w:szCs w:val="24"/>
        </w:rPr>
        <w:t>Blynk IoT</w:t>
      </w:r>
      <w:r w:rsidRPr="000E1BDF">
        <w:rPr>
          <w:szCs w:val="24"/>
        </w:rPr>
        <w:t>, the sensor data can be accessed and visualized on mobile devices. These apps allow users to view real-time soil moisture and temperature readings, configure alerts, and even control connected devices such as irrigation systems.</w:t>
      </w:r>
    </w:p>
    <w:p w14:paraId="0A7AB659" w14:textId="029A3BE4" w:rsidR="001F7002" w:rsidRPr="00A540DD" w:rsidRDefault="00671836" w:rsidP="005D311E">
      <w:pPr>
        <w:spacing w:after="406" w:line="360" w:lineRule="auto"/>
        <w:ind w:left="720" w:right="141" w:hanging="360"/>
        <w:jc w:val="center"/>
        <w:rPr>
          <w:szCs w:val="24"/>
        </w:rPr>
      </w:pPr>
      <w:r w:rsidRPr="00A540DD">
        <w:rPr>
          <w:szCs w:val="24"/>
        </w:rPr>
        <w:t>Statement of the Problem</w:t>
      </w:r>
    </w:p>
    <w:p w14:paraId="6F3D8FE4" w14:textId="44796A70" w:rsidR="001F7002" w:rsidRPr="00A540DD" w:rsidRDefault="004415DC" w:rsidP="000E1BDF">
      <w:pPr>
        <w:spacing w:after="238" w:line="360" w:lineRule="auto"/>
        <w:ind w:left="10" w:right="141" w:firstLine="710"/>
        <w:rPr>
          <w:szCs w:val="24"/>
        </w:rPr>
      </w:pPr>
      <w:r w:rsidRPr="00A540DD">
        <w:rPr>
          <w:szCs w:val="24"/>
        </w:rPr>
        <w:t xml:space="preserve">Effective soil and temperature monitoring is essential for optimizing agricultural practices, ensuring healthy crop growth, and maintaining environmental sustainability. However, many farmers, researchers, and environmentalists still rely on traditional, manual methods for monitoring soil conditions and temperature, which can lead to inaccuracies, </w:t>
      </w:r>
      <w:r w:rsidR="000E1BDF" w:rsidRPr="00A540DD">
        <w:rPr>
          <w:szCs w:val="24"/>
        </w:rPr>
        <w:t>inefficiencies, and</w:t>
      </w:r>
      <w:r w:rsidRPr="00A540DD">
        <w:rPr>
          <w:szCs w:val="24"/>
        </w:rPr>
        <w:t xml:space="preserve"> suboptimal decision-making. These outdated systems struggle </w:t>
      </w:r>
      <w:r w:rsidRPr="00A540DD">
        <w:rPr>
          <w:szCs w:val="24"/>
        </w:rPr>
        <w:lastRenderedPageBreak/>
        <w:t xml:space="preserve">to keep pace with the complex and dynamic needs of modern agriculture, especially with the increasing demand for precision farming and sustainable resource management. </w:t>
      </w:r>
    </w:p>
    <w:p w14:paraId="4B24C6D0" w14:textId="119218CD" w:rsidR="004415DC" w:rsidRPr="00A540DD" w:rsidRDefault="004415DC" w:rsidP="005D311E">
      <w:pPr>
        <w:spacing w:after="238" w:line="360" w:lineRule="auto"/>
        <w:ind w:left="10" w:right="141"/>
        <w:rPr>
          <w:szCs w:val="24"/>
        </w:rPr>
      </w:pPr>
      <w:r w:rsidRPr="00A540DD">
        <w:rPr>
          <w:szCs w:val="24"/>
        </w:rPr>
        <w:t>The challenges faced by traditional soil and temperature monitoring methods include:</w:t>
      </w:r>
    </w:p>
    <w:p w14:paraId="6A366BEE" w14:textId="77777777" w:rsidR="00F600AF" w:rsidRPr="00A540DD" w:rsidRDefault="00671836" w:rsidP="005D311E">
      <w:pPr>
        <w:spacing w:after="406" w:line="360" w:lineRule="auto"/>
        <w:ind w:left="720" w:right="141" w:hanging="360"/>
        <w:rPr>
          <w:szCs w:val="24"/>
        </w:rPr>
      </w:pPr>
      <w:r w:rsidRPr="00A540DD">
        <w:rPr>
          <w:szCs w:val="24"/>
        </w:rPr>
        <w:t>1.</w:t>
      </w:r>
      <w:r w:rsidR="004415DC" w:rsidRPr="00A540DD">
        <w:rPr>
          <w:rStyle w:val="Heading1Char"/>
          <w:sz w:val="24"/>
          <w:szCs w:val="24"/>
        </w:rPr>
        <w:t xml:space="preserve"> </w:t>
      </w:r>
      <w:r w:rsidR="004415DC" w:rsidRPr="00A540DD">
        <w:rPr>
          <w:rStyle w:val="Strong"/>
          <w:szCs w:val="24"/>
        </w:rPr>
        <w:t>Inaccurate Data Collection</w:t>
      </w:r>
      <w:r w:rsidR="004415DC" w:rsidRPr="00A540DD">
        <w:rPr>
          <w:szCs w:val="24"/>
        </w:rPr>
        <w:t xml:space="preserve">: </w:t>
      </w:r>
      <w:r w:rsidR="00F600AF" w:rsidRPr="00A540DD">
        <w:rPr>
          <w:szCs w:val="24"/>
        </w:rPr>
        <w:t>Manual soil testing and temperature readings are prone to human error, inconsistent measurements, and limited data points, which can result in poor decision-making. Inaccurate data may lead to improper irrigation, fertilization, and crop management strategies, affecting overall crop yield and health.</w:t>
      </w:r>
    </w:p>
    <w:p w14:paraId="7937F987" w14:textId="77777777" w:rsidR="00F600AF" w:rsidRPr="00A540DD" w:rsidRDefault="00671836" w:rsidP="005D311E">
      <w:pPr>
        <w:spacing w:after="406" w:line="360" w:lineRule="auto"/>
        <w:ind w:left="720" w:right="141" w:hanging="360"/>
        <w:rPr>
          <w:szCs w:val="24"/>
        </w:rPr>
      </w:pPr>
      <w:r w:rsidRPr="00A540DD">
        <w:rPr>
          <w:szCs w:val="24"/>
        </w:rPr>
        <w:t>2.</w:t>
      </w:r>
      <w:r w:rsidR="00F600AF" w:rsidRPr="00A540DD">
        <w:rPr>
          <w:rStyle w:val="Heading1Char"/>
          <w:sz w:val="24"/>
          <w:szCs w:val="24"/>
        </w:rPr>
        <w:t xml:space="preserve"> </w:t>
      </w:r>
      <w:r w:rsidR="00F600AF" w:rsidRPr="00A540DD">
        <w:rPr>
          <w:rStyle w:val="Strong"/>
          <w:szCs w:val="24"/>
        </w:rPr>
        <w:t>Time-Consuming and Labor-Intensive Processes</w:t>
      </w:r>
      <w:r w:rsidR="00F600AF" w:rsidRPr="00A540DD">
        <w:rPr>
          <w:szCs w:val="24"/>
        </w:rPr>
        <w:t>:</w:t>
      </w:r>
      <w:r w:rsidRPr="00A540DD">
        <w:rPr>
          <w:szCs w:val="24"/>
        </w:rPr>
        <w:t xml:space="preserve"> </w:t>
      </w:r>
      <w:r w:rsidR="00F600AF" w:rsidRPr="00A540DD">
        <w:rPr>
          <w:szCs w:val="24"/>
        </w:rPr>
        <w:t>Traditional methods of soil and temperature monitoring, such as periodic manual checks and logging of data, are time-consuming and require significant labor. This reduces productivity and leaves little room for more strategic, data-driven decisions.</w:t>
      </w:r>
    </w:p>
    <w:p w14:paraId="628007FC" w14:textId="21845BE0" w:rsidR="001F7002" w:rsidRPr="00A540DD" w:rsidRDefault="00671836" w:rsidP="005D311E">
      <w:pPr>
        <w:spacing w:after="406" w:line="360" w:lineRule="auto"/>
        <w:ind w:left="720" w:right="141" w:hanging="360"/>
        <w:rPr>
          <w:szCs w:val="24"/>
        </w:rPr>
      </w:pPr>
      <w:r w:rsidRPr="00A540DD">
        <w:rPr>
          <w:szCs w:val="24"/>
        </w:rPr>
        <w:t>3.</w:t>
      </w:r>
      <w:r w:rsidR="00F600AF" w:rsidRPr="00A540DD">
        <w:rPr>
          <w:szCs w:val="24"/>
        </w:rPr>
        <w:t xml:space="preserve"> </w:t>
      </w:r>
      <w:r w:rsidR="00F600AF" w:rsidRPr="00A540DD">
        <w:rPr>
          <w:b/>
          <w:bCs/>
          <w:szCs w:val="24"/>
        </w:rPr>
        <w:t>Lack of Real-Time Monitoring</w:t>
      </w:r>
      <w:r w:rsidRPr="00A540DD">
        <w:rPr>
          <w:szCs w:val="24"/>
        </w:rPr>
        <w:t xml:space="preserve">: </w:t>
      </w:r>
      <w:r w:rsidR="00F600AF" w:rsidRPr="00A540DD">
        <w:rPr>
          <w:szCs w:val="24"/>
        </w:rPr>
        <w:t>Many traditional systems do not provide continuous, real-time monitoring of soil moisture, temperature, or other environmental factors. As a result, there is a delay in detecting critical changes that may require immediate action, such as irrigation adjustments or pest control measures.</w:t>
      </w:r>
    </w:p>
    <w:p w14:paraId="7E3CB6C9" w14:textId="77777777" w:rsidR="00F600AF" w:rsidRPr="00A540DD" w:rsidRDefault="00671836" w:rsidP="005D311E">
      <w:pPr>
        <w:spacing w:line="360" w:lineRule="auto"/>
        <w:ind w:left="720" w:right="141" w:hanging="360"/>
        <w:rPr>
          <w:szCs w:val="24"/>
        </w:rPr>
      </w:pPr>
      <w:r w:rsidRPr="00A540DD">
        <w:rPr>
          <w:szCs w:val="24"/>
        </w:rPr>
        <w:lastRenderedPageBreak/>
        <w:t>4.</w:t>
      </w:r>
      <w:r w:rsidR="00F600AF" w:rsidRPr="00A540DD">
        <w:rPr>
          <w:rStyle w:val="Heading1Char"/>
          <w:sz w:val="24"/>
          <w:szCs w:val="24"/>
        </w:rPr>
        <w:t xml:space="preserve"> </w:t>
      </w:r>
      <w:r w:rsidR="00F600AF" w:rsidRPr="00A540DD">
        <w:rPr>
          <w:rStyle w:val="Strong"/>
          <w:szCs w:val="24"/>
        </w:rPr>
        <w:t>Limited Data Access and Reporting</w:t>
      </w:r>
      <w:r w:rsidRPr="00A540DD">
        <w:rPr>
          <w:szCs w:val="24"/>
        </w:rPr>
        <w:t xml:space="preserve">: </w:t>
      </w:r>
      <w:r w:rsidR="00F600AF" w:rsidRPr="00A540DD">
        <w:rPr>
          <w:szCs w:val="24"/>
        </w:rPr>
        <w:t>Without modern systems, soil and temperature data is often siloed or only accessible at specific times. This lack of centralized data makes it difficult for stakeholders to track trends over time, analyze the impact of environmental factors on crop growth, or make informed decisions based on historical data.</w:t>
      </w:r>
    </w:p>
    <w:p w14:paraId="313F66C5" w14:textId="424A001E" w:rsidR="00F600AF" w:rsidRPr="00A540DD" w:rsidRDefault="00671836" w:rsidP="005D311E">
      <w:pPr>
        <w:spacing w:line="360" w:lineRule="auto"/>
        <w:ind w:left="720" w:right="141" w:hanging="360"/>
        <w:rPr>
          <w:szCs w:val="24"/>
        </w:rPr>
      </w:pPr>
      <w:r w:rsidRPr="00A540DD">
        <w:rPr>
          <w:szCs w:val="24"/>
        </w:rPr>
        <w:t>5.</w:t>
      </w:r>
      <w:r w:rsidR="00F600AF" w:rsidRPr="00A540DD">
        <w:rPr>
          <w:rStyle w:val="Heading1Char"/>
          <w:sz w:val="24"/>
          <w:szCs w:val="24"/>
        </w:rPr>
        <w:t xml:space="preserve"> </w:t>
      </w:r>
      <w:r w:rsidR="00F600AF" w:rsidRPr="00A540DD">
        <w:rPr>
          <w:rStyle w:val="Strong"/>
          <w:szCs w:val="24"/>
        </w:rPr>
        <w:t>Poor Resource Management</w:t>
      </w:r>
      <w:r w:rsidR="00F600AF" w:rsidRPr="00A540DD">
        <w:rPr>
          <w:szCs w:val="24"/>
        </w:rPr>
        <w:t>: Inaccurate or infrequent monitoring of soil conditions and temperature can lead to inefficient resource use, such as overwatering, under-fertilizing, or excessive pesticide application. This not only harms the environment but also increases operational costs.</w:t>
      </w:r>
    </w:p>
    <w:p w14:paraId="2BF34B40" w14:textId="45A783E3" w:rsidR="00F600AF" w:rsidRPr="00A540DD" w:rsidRDefault="00F600AF" w:rsidP="005D311E">
      <w:pPr>
        <w:spacing w:line="360" w:lineRule="auto"/>
        <w:ind w:left="720" w:right="141" w:hanging="360"/>
        <w:rPr>
          <w:szCs w:val="24"/>
        </w:rPr>
      </w:pPr>
      <w:r w:rsidRPr="00A540DD">
        <w:rPr>
          <w:szCs w:val="24"/>
        </w:rPr>
        <w:t>5</w:t>
      </w:r>
      <w:r w:rsidRPr="00A540DD">
        <w:rPr>
          <w:b/>
          <w:bCs/>
          <w:szCs w:val="24"/>
        </w:rPr>
        <w:t>.</w:t>
      </w:r>
      <w:r w:rsidRPr="00A540DD">
        <w:rPr>
          <w:rStyle w:val="Heading1Char"/>
          <w:b/>
          <w:bCs/>
          <w:sz w:val="24"/>
          <w:szCs w:val="24"/>
        </w:rPr>
        <w:t xml:space="preserve"> </w:t>
      </w:r>
      <w:r w:rsidRPr="00A540DD">
        <w:rPr>
          <w:b/>
          <w:bCs/>
          <w:szCs w:val="24"/>
        </w:rPr>
        <w:t>Limited Scalability and Flexibility:</w:t>
      </w:r>
      <w:r w:rsidRPr="00A540DD">
        <w:rPr>
          <w:szCs w:val="24"/>
        </w:rPr>
        <w:t xml:space="preserve"> As farming practices expand or environmental research scales up, traditional soil and temperature monitoring systems struggle to manage large volumes of data or adapt to the varying needs of different environments. These systems often lack the flexibility to be integrated with modern technologies such as IoT, cloud computing, or mobile applications.</w:t>
      </w:r>
    </w:p>
    <w:p w14:paraId="467B66D8" w14:textId="77777777" w:rsidR="00F600AF" w:rsidRPr="00A540DD" w:rsidRDefault="00F600AF" w:rsidP="005D311E">
      <w:pPr>
        <w:spacing w:line="360" w:lineRule="auto"/>
        <w:ind w:left="720" w:right="141" w:hanging="360"/>
        <w:rPr>
          <w:szCs w:val="24"/>
        </w:rPr>
      </w:pPr>
    </w:p>
    <w:p w14:paraId="71FB9D6B" w14:textId="77777777" w:rsidR="00F600AF" w:rsidRPr="00A540DD" w:rsidRDefault="00F600AF" w:rsidP="005A69E6">
      <w:pPr>
        <w:spacing w:after="949" w:line="360" w:lineRule="auto"/>
        <w:ind w:left="732" w:firstLine="708"/>
        <w:rPr>
          <w:szCs w:val="24"/>
        </w:rPr>
      </w:pPr>
      <w:r w:rsidRPr="00A540DD">
        <w:rPr>
          <w:szCs w:val="24"/>
        </w:rPr>
        <w:t xml:space="preserve">This study aims to address these problems by developing a </w:t>
      </w:r>
      <w:r w:rsidRPr="00A540DD">
        <w:rPr>
          <w:rStyle w:val="Strong"/>
          <w:b w:val="0"/>
          <w:bCs w:val="0"/>
          <w:szCs w:val="24"/>
        </w:rPr>
        <w:t>Soil and Temperature Monitoring System</w:t>
      </w:r>
      <w:r w:rsidRPr="00A540DD">
        <w:rPr>
          <w:szCs w:val="24"/>
        </w:rPr>
        <w:t xml:space="preserve"> that integrates modern technologies like</w:t>
      </w:r>
      <w:r w:rsidRPr="00A540DD">
        <w:rPr>
          <w:b/>
          <w:bCs/>
          <w:szCs w:val="24"/>
        </w:rPr>
        <w:t xml:space="preserve"> </w:t>
      </w:r>
      <w:r w:rsidRPr="00A540DD">
        <w:rPr>
          <w:rStyle w:val="Strong"/>
          <w:b w:val="0"/>
          <w:bCs w:val="0"/>
          <w:szCs w:val="24"/>
        </w:rPr>
        <w:t>sensors</w:t>
      </w:r>
      <w:r w:rsidRPr="00A540DD">
        <w:rPr>
          <w:b/>
          <w:bCs/>
          <w:szCs w:val="24"/>
        </w:rPr>
        <w:t xml:space="preserve">, </w:t>
      </w:r>
      <w:r w:rsidRPr="00A540DD">
        <w:rPr>
          <w:rStyle w:val="Strong"/>
          <w:b w:val="0"/>
          <w:bCs w:val="0"/>
          <w:szCs w:val="24"/>
        </w:rPr>
        <w:t>Arduino microcontrollers</w:t>
      </w:r>
      <w:r w:rsidRPr="00A540DD">
        <w:rPr>
          <w:b/>
          <w:bCs/>
          <w:szCs w:val="24"/>
        </w:rPr>
        <w:t xml:space="preserve">, </w:t>
      </w:r>
      <w:r w:rsidRPr="00A540DD">
        <w:rPr>
          <w:rStyle w:val="Strong"/>
          <w:b w:val="0"/>
          <w:bCs w:val="0"/>
          <w:szCs w:val="24"/>
        </w:rPr>
        <w:t>cloud computing</w:t>
      </w:r>
      <w:r w:rsidRPr="00A540DD">
        <w:rPr>
          <w:szCs w:val="24"/>
        </w:rPr>
        <w:t xml:space="preserve">, and </w:t>
      </w:r>
      <w:r w:rsidRPr="00A540DD">
        <w:rPr>
          <w:rStyle w:val="Strong"/>
          <w:b w:val="0"/>
          <w:bCs w:val="0"/>
          <w:szCs w:val="24"/>
        </w:rPr>
        <w:t>data analytics</w:t>
      </w:r>
      <w:r w:rsidRPr="00A540DD">
        <w:rPr>
          <w:b/>
          <w:bCs/>
          <w:szCs w:val="24"/>
        </w:rPr>
        <w:t>.</w:t>
      </w:r>
      <w:r w:rsidRPr="00A540DD">
        <w:rPr>
          <w:szCs w:val="24"/>
        </w:rPr>
        <w:t xml:space="preserve"> The goal is to create a system that provides accurate, real-time data on soil conditions and temperature, optimizes resource management, and enhances overall efficiency in </w:t>
      </w:r>
      <w:r w:rsidRPr="00A540DD">
        <w:rPr>
          <w:szCs w:val="24"/>
        </w:rPr>
        <w:lastRenderedPageBreak/>
        <w:t>agriculture and environmental monitoring. This solution will help reduce errors, improve decision-making, save costs, and contribute to better environmental stewardship.</w:t>
      </w:r>
    </w:p>
    <w:p w14:paraId="78ACDBE9" w14:textId="210FB0BA" w:rsidR="001F7002" w:rsidRPr="00A540DD" w:rsidRDefault="00671836" w:rsidP="005D311E">
      <w:pPr>
        <w:spacing w:after="949" w:line="360" w:lineRule="auto"/>
        <w:ind w:left="732"/>
        <w:jc w:val="center"/>
        <w:rPr>
          <w:szCs w:val="24"/>
        </w:rPr>
      </w:pPr>
      <w:r w:rsidRPr="00A540DD">
        <w:rPr>
          <w:szCs w:val="24"/>
        </w:rPr>
        <w:t>Objectives of the Study</w:t>
      </w:r>
    </w:p>
    <w:p w14:paraId="03CA5E37" w14:textId="77777777" w:rsidR="00A91019" w:rsidRPr="00A540DD" w:rsidRDefault="00671836" w:rsidP="005D311E">
      <w:pPr>
        <w:spacing w:after="243" w:line="360" w:lineRule="auto"/>
        <w:ind w:left="-15" w:right="-6" w:firstLine="0"/>
        <w:jc w:val="both"/>
        <w:rPr>
          <w:szCs w:val="24"/>
        </w:rPr>
      </w:pPr>
      <w:r w:rsidRPr="00A540DD">
        <w:rPr>
          <w:szCs w:val="24"/>
        </w:rPr>
        <w:t>The</w:t>
      </w:r>
      <w:r w:rsidR="00A91019" w:rsidRPr="00A540DD">
        <w:rPr>
          <w:szCs w:val="24"/>
        </w:rPr>
        <w:t xml:space="preserve"> main objective of this study is to design and develop a </w:t>
      </w:r>
      <w:r w:rsidR="00A91019" w:rsidRPr="00A540DD">
        <w:rPr>
          <w:rStyle w:val="Strong"/>
          <w:szCs w:val="24"/>
        </w:rPr>
        <w:t>Soil and Temperature Monitoring System</w:t>
      </w:r>
      <w:r w:rsidR="00A91019" w:rsidRPr="00A540DD">
        <w:rPr>
          <w:szCs w:val="24"/>
        </w:rPr>
        <w:t xml:space="preserve"> that enhances the accuracy, efficiency, and reliability of environmental data collection for agriculture and research applications.</w:t>
      </w:r>
    </w:p>
    <w:p w14:paraId="1A7D6193" w14:textId="014D0BCD" w:rsidR="001F7002" w:rsidRPr="00A540DD" w:rsidRDefault="00A91019" w:rsidP="005D311E">
      <w:pPr>
        <w:spacing w:after="243" w:line="360" w:lineRule="auto"/>
        <w:ind w:left="-15" w:right="-6" w:firstLine="0"/>
        <w:jc w:val="both"/>
        <w:rPr>
          <w:szCs w:val="24"/>
        </w:rPr>
      </w:pPr>
      <w:r w:rsidRPr="00A540DD">
        <w:rPr>
          <w:szCs w:val="24"/>
        </w:rPr>
        <w:t xml:space="preserve"> </w:t>
      </w:r>
      <w:r w:rsidR="00671836" w:rsidRPr="00A540DD">
        <w:rPr>
          <w:szCs w:val="24"/>
        </w:rPr>
        <w:t>The specific objectives of this study are as follows:</w:t>
      </w:r>
    </w:p>
    <w:p w14:paraId="7D111059" w14:textId="77777777" w:rsidR="00A91019" w:rsidRPr="00A540DD" w:rsidRDefault="00671836" w:rsidP="005D311E">
      <w:pPr>
        <w:spacing w:after="405" w:line="360" w:lineRule="auto"/>
        <w:ind w:left="720" w:right="141" w:hanging="360"/>
        <w:rPr>
          <w:szCs w:val="24"/>
        </w:rPr>
      </w:pPr>
      <w:r w:rsidRPr="00A540DD">
        <w:rPr>
          <w:szCs w:val="24"/>
        </w:rPr>
        <w:t>1.</w:t>
      </w:r>
      <w:r w:rsidR="00A91019" w:rsidRPr="00A540DD">
        <w:rPr>
          <w:rStyle w:val="Heading1Char"/>
          <w:sz w:val="24"/>
          <w:szCs w:val="24"/>
        </w:rPr>
        <w:t xml:space="preserve"> </w:t>
      </w:r>
      <w:r w:rsidR="00A91019" w:rsidRPr="00A540DD">
        <w:rPr>
          <w:rStyle w:val="Strong"/>
          <w:szCs w:val="24"/>
        </w:rPr>
        <w:t>To design an automated system for real-time soil and temperature monitoring:</w:t>
      </w:r>
      <w:r w:rsidR="00A91019" w:rsidRPr="00A540DD">
        <w:rPr>
          <w:szCs w:val="24"/>
        </w:rPr>
        <w:t xml:space="preserve"> This includes integrating sensors to measure soil moisture, temperature, and other environmental parameters, providing continuous data updates.</w:t>
      </w:r>
    </w:p>
    <w:p w14:paraId="4990E8BF" w14:textId="77777777" w:rsidR="00A91019" w:rsidRPr="00A540DD" w:rsidRDefault="00671836" w:rsidP="005D311E">
      <w:pPr>
        <w:spacing w:after="405" w:line="360" w:lineRule="auto"/>
        <w:ind w:left="720" w:right="141" w:hanging="360"/>
        <w:rPr>
          <w:szCs w:val="24"/>
        </w:rPr>
      </w:pPr>
      <w:r w:rsidRPr="00A540DD">
        <w:rPr>
          <w:szCs w:val="24"/>
        </w:rPr>
        <w:t>2.</w:t>
      </w:r>
      <w:r w:rsidR="00A91019" w:rsidRPr="00A540DD">
        <w:rPr>
          <w:rStyle w:val="Heading1Char"/>
          <w:sz w:val="24"/>
          <w:szCs w:val="24"/>
        </w:rPr>
        <w:t xml:space="preserve"> </w:t>
      </w:r>
      <w:r w:rsidR="00A91019" w:rsidRPr="00A540DD">
        <w:rPr>
          <w:rStyle w:val="Strong"/>
          <w:szCs w:val="24"/>
        </w:rPr>
        <w:t>To develop a user-friendly interface for data visualization and analysis:</w:t>
      </w:r>
      <w:r w:rsidR="00A91019" w:rsidRPr="00A540DD">
        <w:rPr>
          <w:szCs w:val="24"/>
        </w:rPr>
        <w:t xml:space="preserve"> The system will feature an intuitive dashboard that allows farmers, researchers, and users to monitor environmental conditions easily and make informed decisions.</w:t>
      </w:r>
    </w:p>
    <w:p w14:paraId="3D5E0D09" w14:textId="61A68B18" w:rsidR="001F7002" w:rsidRPr="00A540DD" w:rsidRDefault="00671836" w:rsidP="005D311E">
      <w:pPr>
        <w:spacing w:after="405" w:line="360" w:lineRule="auto"/>
        <w:ind w:left="720" w:right="141" w:hanging="360"/>
        <w:rPr>
          <w:szCs w:val="24"/>
        </w:rPr>
      </w:pPr>
      <w:r w:rsidRPr="00A540DD">
        <w:rPr>
          <w:szCs w:val="24"/>
        </w:rPr>
        <w:t>3.</w:t>
      </w:r>
      <w:r w:rsidR="00A91019" w:rsidRPr="00A540DD">
        <w:rPr>
          <w:rStyle w:val="Heading1Char"/>
          <w:sz w:val="24"/>
          <w:szCs w:val="24"/>
        </w:rPr>
        <w:t xml:space="preserve"> </w:t>
      </w:r>
      <w:r w:rsidR="00A91019" w:rsidRPr="00A540DD">
        <w:rPr>
          <w:rStyle w:val="Strong"/>
          <w:szCs w:val="24"/>
        </w:rPr>
        <w:t>To implement a cloud-based database for centralized data storage:</w:t>
      </w:r>
      <w:r w:rsidR="00A91019" w:rsidRPr="00A540DD">
        <w:rPr>
          <w:szCs w:val="24"/>
        </w:rPr>
        <w:t xml:space="preserve"> This will enable remote access, synchronization </w:t>
      </w:r>
      <w:r w:rsidR="00A91019" w:rsidRPr="00A540DD">
        <w:rPr>
          <w:szCs w:val="24"/>
        </w:rPr>
        <w:lastRenderedPageBreak/>
        <w:t>across multiple monitoring stations, and secure data storage for historical analysis and trend predictions.</w:t>
      </w:r>
    </w:p>
    <w:p w14:paraId="41FC97C0" w14:textId="77777777" w:rsidR="00A91019" w:rsidRPr="00A540DD" w:rsidRDefault="00671836" w:rsidP="005D311E">
      <w:pPr>
        <w:spacing w:after="8" w:line="360" w:lineRule="auto"/>
        <w:ind w:left="720" w:right="141" w:hanging="360"/>
        <w:rPr>
          <w:szCs w:val="24"/>
        </w:rPr>
      </w:pPr>
      <w:r w:rsidRPr="00A540DD">
        <w:rPr>
          <w:szCs w:val="24"/>
        </w:rPr>
        <w:t>4.</w:t>
      </w:r>
      <w:r w:rsidR="00A91019" w:rsidRPr="00A540DD">
        <w:rPr>
          <w:rStyle w:val="Heading1Char"/>
          <w:sz w:val="24"/>
          <w:szCs w:val="24"/>
        </w:rPr>
        <w:t xml:space="preserve"> </w:t>
      </w:r>
      <w:r w:rsidR="00A91019" w:rsidRPr="00A540DD">
        <w:rPr>
          <w:rStyle w:val="Strong"/>
          <w:szCs w:val="24"/>
        </w:rPr>
        <w:t>To integrate data analytics tools for predictive analysis and decision support:</w:t>
      </w:r>
      <w:r w:rsidR="00A91019" w:rsidRPr="00A540DD">
        <w:rPr>
          <w:szCs w:val="24"/>
        </w:rPr>
        <w:t xml:space="preserve"> The system will utilize analytics to assess soil conditions, predict irrigation needs, and optimize agricultural practices based on temperature and moisture trends.</w:t>
      </w:r>
    </w:p>
    <w:p w14:paraId="1C0874C1" w14:textId="77777777" w:rsidR="00A91019" w:rsidRPr="00A540DD" w:rsidRDefault="00A91019" w:rsidP="005D311E">
      <w:pPr>
        <w:spacing w:after="8" w:line="360" w:lineRule="auto"/>
        <w:ind w:left="720" w:right="141" w:hanging="360"/>
        <w:rPr>
          <w:szCs w:val="24"/>
        </w:rPr>
      </w:pPr>
    </w:p>
    <w:p w14:paraId="6451FE33" w14:textId="77777777" w:rsidR="0054470E" w:rsidRPr="00A540DD" w:rsidRDefault="00671836" w:rsidP="005D311E">
      <w:pPr>
        <w:spacing w:after="8" w:line="360" w:lineRule="auto"/>
        <w:ind w:left="720" w:right="141" w:hanging="360"/>
        <w:rPr>
          <w:szCs w:val="24"/>
        </w:rPr>
      </w:pPr>
      <w:r w:rsidRPr="00A540DD">
        <w:rPr>
          <w:szCs w:val="24"/>
        </w:rPr>
        <w:t>5.</w:t>
      </w:r>
      <w:r w:rsidR="0054470E" w:rsidRPr="00A540DD">
        <w:rPr>
          <w:rStyle w:val="Heading1Char"/>
          <w:sz w:val="24"/>
          <w:szCs w:val="24"/>
        </w:rPr>
        <w:t xml:space="preserve"> </w:t>
      </w:r>
      <w:r w:rsidR="0054470E" w:rsidRPr="00A540DD">
        <w:rPr>
          <w:rStyle w:val="Strong"/>
          <w:szCs w:val="24"/>
        </w:rPr>
        <w:t>To ensure scalability and adaptability of the system:</w:t>
      </w:r>
      <w:r w:rsidR="0054470E" w:rsidRPr="00A540DD">
        <w:rPr>
          <w:szCs w:val="24"/>
        </w:rPr>
        <w:t xml:space="preserve"> The monitoring system will be designed to cater to different agricultural environments, research institutions, and environmental monitoring applications, with the ability to scale as needed.</w:t>
      </w:r>
    </w:p>
    <w:p w14:paraId="4CCAC8F0" w14:textId="77777777" w:rsidR="0054470E" w:rsidRPr="00A540DD" w:rsidRDefault="0054470E" w:rsidP="005D311E">
      <w:pPr>
        <w:spacing w:after="8" w:line="360" w:lineRule="auto"/>
        <w:ind w:left="720" w:right="141" w:hanging="360"/>
        <w:rPr>
          <w:szCs w:val="24"/>
        </w:rPr>
      </w:pPr>
    </w:p>
    <w:p w14:paraId="3674AD23" w14:textId="159D83ED" w:rsidR="0054470E" w:rsidRPr="00A540DD" w:rsidRDefault="00671836" w:rsidP="005D311E">
      <w:pPr>
        <w:spacing w:after="8" w:line="360" w:lineRule="auto"/>
        <w:ind w:left="720" w:right="141" w:hanging="360"/>
        <w:rPr>
          <w:szCs w:val="24"/>
        </w:rPr>
      </w:pPr>
      <w:r w:rsidRPr="00A540DD">
        <w:rPr>
          <w:szCs w:val="24"/>
        </w:rPr>
        <w:t>6.</w:t>
      </w:r>
      <w:r w:rsidR="0054470E" w:rsidRPr="00A540DD">
        <w:rPr>
          <w:rStyle w:val="Heading1Char"/>
          <w:sz w:val="24"/>
          <w:szCs w:val="24"/>
        </w:rPr>
        <w:t xml:space="preserve"> </w:t>
      </w:r>
      <w:r w:rsidR="0054470E" w:rsidRPr="00A540DD">
        <w:rPr>
          <w:rStyle w:val="Strong"/>
          <w:szCs w:val="24"/>
        </w:rPr>
        <w:t>To reduce manual monitoring efforts and improve decision-making:</w:t>
      </w:r>
      <w:r w:rsidR="0054470E" w:rsidRPr="00A540DD">
        <w:rPr>
          <w:szCs w:val="24"/>
        </w:rPr>
        <w:t xml:space="preserve"> By automating data collection and analysis, the system will minimize human errors, enhance efficiency, and provide actionable insights for better soil and crop management.</w:t>
      </w:r>
    </w:p>
    <w:p w14:paraId="139CA132" w14:textId="08E19642" w:rsidR="0054470E" w:rsidRPr="00A540DD" w:rsidDel="0054470E" w:rsidRDefault="0054470E" w:rsidP="005D311E">
      <w:pPr>
        <w:spacing w:after="8" w:line="360" w:lineRule="auto"/>
        <w:ind w:left="720" w:right="141" w:hanging="360"/>
        <w:rPr>
          <w:del w:id="0" w:author="Precious" w:date="2025-02-09T20:46:00Z"/>
          <w:szCs w:val="24"/>
        </w:rPr>
      </w:pPr>
    </w:p>
    <w:p w14:paraId="7A62CE65" w14:textId="77777777" w:rsidR="0054470E" w:rsidRPr="00A540DD" w:rsidRDefault="0054470E" w:rsidP="005D311E">
      <w:pPr>
        <w:spacing w:after="8" w:line="360" w:lineRule="auto"/>
        <w:ind w:left="720" w:right="141" w:hanging="360"/>
        <w:rPr>
          <w:ins w:id="1" w:author="Precious" w:date="2025-02-09T20:46:00Z"/>
          <w:szCs w:val="24"/>
        </w:rPr>
      </w:pPr>
    </w:p>
    <w:p w14:paraId="3B94F6CC" w14:textId="5F2BA9A1" w:rsidR="0054470E" w:rsidRDefault="00DF1FF3">
      <w:pPr>
        <w:spacing w:after="397" w:line="360" w:lineRule="auto"/>
        <w:ind w:firstLine="0"/>
        <w:rPr>
          <w:szCs w:val="24"/>
        </w:rPr>
      </w:pPr>
      <w:r w:rsidRPr="00A540DD">
        <w:rPr>
          <w:rStyle w:val="Strong"/>
          <w:szCs w:val="24"/>
        </w:rPr>
        <w:t xml:space="preserve">  </w:t>
      </w:r>
      <w:r w:rsidR="0054470E" w:rsidRPr="00A540DD">
        <w:rPr>
          <w:rStyle w:val="Strong"/>
          <w:szCs w:val="24"/>
        </w:rPr>
        <w:t>7. To evaluate the system's performance and reliability:</w:t>
      </w:r>
      <w:r w:rsidR="0054470E" w:rsidRPr="00A540DD">
        <w:rPr>
          <w:szCs w:val="24"/>
        </w:rPr>
        <w:t xml:space="preserve"> The study will conduct real-world testing to assess the system’s accuracy, durability, and overall impact on soil and temperature monitoring effectiveness.</w:t>
      </w:r>
    </w:p>
    <w:p w14:paraId="291762A0" w14:textId="77777777" w:rsidR="002E1159" w:rsidRPr="00A540DD" w:rsidRDefault="002E1159" w:rsidP="002E1159">
      <w:pPr>
        <w:spacing w:after="397" w:line="360" w:lineRule="auto"/>
        <w:ind w:firstLine="0"/>
        <w:rPr>
          <w:ins w:id="2" w:author="Precious" w:date="2025-02-09T20:46:00Z"/>
          <w:szCs w:val="24"/>
        </w:rPr>
      </w:pPr>
    </w:p>
    <w:p w14:paraId="45F1A10B" w14:textId="13F371A6" w:rsidR="004C4038" w:rsidRDefault="004C4038" w:rsidP="004C4038">
      <w:pPr>
        <w:spacing w:after="391" w:line="360" w:lineRule="auto"/>
        <w:ind w:left="10" w:right="141"/>
        <w:jc w:val="center"/>
        <w:rPr>
          <w:szCs w:val="24"/>
        </w:rPr>
      </w:pPr>
      <w:r>
        <w:rPr>
          <w:szCs w:val="24"/>
        </w:rPr>
        <w:lastRenderedPageBreak/>
        <w:t>Significance of the Study</w:t>
      </w:r>
    </w:p>
    <w:p w14:paraId="6C87A7A0" w14:textId="481AC483" w:rsidR="006277A9" w:rsidRPr="00A540DD" w:rsidRDefault="006277A9" w:rsidP="005D311E">
      <w:pPr>
        <w:spacing w:after="391" w:line="360" w:lineRule="auto"/>
        <w:ind w:left="10" w:right="141"/>
        <w:rPr>
          <w:szCs w:val="24"/>
        </w:rPr>
      </w:pPr>
      <w:r w:rsidRPr="00A540DD">
        <w:rPr>
          <w:szCs w:val="24"/>
        </w:rPr>
        <w:t xml:space="preserve">This study is significant because it addresses common challenges in monitoring soil conditions and temperature, which are crucial for agriculture, environmental research, and land management. Traditional methods of soil and temperature monitoring often rely on manual observations, which can be time-consuming, prone to errors, and lack real-time data. By developing a </w:t>
      </w:r>
      <w:r w:rsidRPr="00A540DD">
        <w:rPr>
          <w:rStyle w:val="Strong"/>
          <w:b w:val="0"/>
          <w:bCs w:val="0"/>
          <w:szCs w:val="24"/>
        </w:rPr>
        <w:t>Soil and Temperature Monitoring System</w:t>
      </w:r>
      <w:r w:rsidRPr="00A540DD">
        <w:rPr>
          <w:b/>
          <w:bCs/>
          <w:szCs w:val="24"/>
        </w:rPr>
        <w:t>,</w:t>
      </w:r>
      <w:r w:rsidRPr="00A540DD">
        <w:rPr>
          <w:szCs w:val="24"/>
        </w:rPr>
        <w:t xml:space="preserve"> this study aims to enhance the accuracy, efficiency, and effectiveness of environmental data collection and analysis.</w:t>
      </w:r>
    </w:p>
    <w:p w14:paraId="41C0D038" w14:textId="35071A45" w:rsidR="001F7002" w:rsidRPr="00A540DD" w:rsidRDefault="00671836" w:rsidP="005D311E">
      <w:pPr>
        <w:spacing w:after="391" w:line="360" w:lineRule="auto"/>
        <w:ind w:left="10" w:right="141"/>
        <w:rPr>
          <w:szCs w:val="24"/>
        </w:rPr>
      </w:pPr>
      <w:r w:rsidRPr="00A540DD">
        <w:rPr>
          <w:szCs w:val="24"/>
        </w:rPr>
        <w:t>The key benefits of this study include:</w:t>
      </w:r>
    </w:p>
    <w:p w14:paraId="3DF8A0B0" w14:textId="68AF72EC" w:rsidR="006277A9" w:rsidRPr="00A540DD" w:rsidRDefault="006277A9" w:rsidP="005D311E">
      <w:pPr>
        <w:pStyle w:val="ListParagraph"/>
        <w:numPr>
          <w:ilvl w:val="0"/>
          <w:numId w:val="4"/>
        </w:numPr>
        <w:spacing w:before="100" w:beforeAutospacing="1" w:after="100" w:afterAutospacing="1" w:line="360" w:lineRule="auto"/>
        <w:rPr>
          <w:rFonts w:eastAsia="Times New Roman"/>
          <w:color w:val="auto"/>
          <w:szCs w:val="24"/>
        </w:rPr>
      </w:pPr>
      <w:r w:rsidRPr="00A540DD">
        <w:rPr>
          <w:rFonts w:eastAsia="Times New Roman"/>
          <w:b/>
          <w:bCs/>
          <w:color w:val="auto"/>
          <w:szCs w:val="24"/>
        </w:rPr>
        <w:t>Improved Efficiency:</w:t>
      </w:r>
      <w:r w:rsidRPr="00A540DD">
        <w:rPr>
          <w:rFonts w:eastAsia="Times New Roman"/>
          <w:color w:val="auto"/>
          <w:szCs w:val="24"/>
        </w:rPr>
        <w:t xml:space="preserve"> Automating soil and temperature monitoring will reduce the need for manual measurements, allowing farmers and researchers to focus on data interpretation and decision-making.</w:t>
      </w:r>
    </w:p>
    <w:p w14:paraId="2DD8BCC6" w14:textId="77777777" w:rsidR="006277A9" w:rsidRPr="00A540DD" w:rsidRDefault="006277A9" w:rsidP="005D311E">
      <w:pPr>
        <w:pStyle w:val="ListParagraph"/>
        <w:spacing w:before="100" w:beforeAutospacing="1" w:after="100" w:afterAutospacing="1" w:line="360" w:lineRule="auto"/>
        <w:ind w:firstLine="0"/>
        <w:rPr>
          <w:rFonts w:eastAsia="Times New Roman"/>
          <w:color w:val="auto"/>
          <w:szCs w:val="24"/>
        </w:rPr>
      </w:pPr>
    </w:p>
    <w:p w14:paraId="06395D74" w14:textId="6ECEC720" w:rsidR="006277A9" w:rsidRPr="00A540DD" w:rsidRDefault="006277A9" w:rsidP="005D311E">
      <w:pPr>
        <w:pStyle w:val="ListParagraph"/>
        <w:numPr>
          <w:ilvl w:val="0"/>
          <w:numId w:val="4"/>
        </w:numPr>
        <w:spacing w:before="100" w:beforeAutospacing="1" w:after="100" w:afterAutospacing="1" w:line="360" w:lineRule="auto"/>
        <w:rPr>
          <w:rFonts w:eastAsia="Times New Roman"/>
          <w:color w:val="auto"/>
          <w:szCs w:val="24"/>
        </w:rPr>
      </w:pPr>
      <w:r w:rsidRPr="00A540DD">
        <w:rPr>
          <w:rFonts w:eastAsia="Times New Roman"/>
          <w:b/>
          <w:bCs/>
          <w:color w:val="auto"/>
          <w:szCs w:val="24"/>
        </w:rPr>
        <w:t>Enhanced Accuracy:</w:t>
      </w:r>
      <w:r w:rsidRPr="00A540DD">
        <w:rPr>
          <w:rFonts w:eastAsia="Times New Roman"/>
          <w:color w:val="auto"/>
          <w:szCs w:val="24"/>
        </w:rPr>
        <w:t xml:space="preserve"> The use of sensors and real-time data collection will minimize human errors and provide precise, up-to-date environmental data for better analysis and planning.</w:t>
      </w:r>
    </w:p>
    <w:p w14:paraId="3701F514" w14:textId="77777777" w:rsidR="006277A9" w:rsidRPr="00A540DD" w:rsidRDefault="006277A9" w:rsidP="005D311E">
      <w:pPr>
        <w:pStyle w:val="ListParagraph"/>
        <w:spacing w:line="360" w:lineRule="auto"/>
        <w:rPr>
          <w:rFonts w:eastAsia="Times New Roman"/>
          <w:color w:val="auto"/>
          <w:szCs w:val="24"/>
        </w:rPr>
      </w:pPr>
    </w:p>
    <w:p w14:paraId="0DBA169B" w14:textId="77777777" w:rsidR="006277A9" w:rsidRPr="00A540DD" w:rsidRDefault="006277A9" w:rsidP="005D311E">
      <w:pPr>
        <w:pStyle w:val="ListParagraph"/>
        <w:spacing w:before="100" w:beforeAutospacing="1" w:after="100" w:afterAutospacing="1" w:line="360" w:lineRule="auto"/>
        <w:ind w:firstLine="0"/>
        <w:rPr>
          <w:rFonts w:eastAsia="Times New Roman"/>
          <w:color w:val="auto"/>
          <w:szCs w:val="24"/>
        </w:rPr>
      </w:pPr>
    </w:p>
    <w:p w14:paraId="61C2D2A0" w14:textId="64107206" w:rsidR="006277A9" w:rsidRPr="00A540DD" w:rsidRDefault="006277A9" w:rsidP="005D311E">
      <w:pPr>
        <w:pStyle w:val="ListParagraph"/>
        <w:numPr>
          <w:ilvl w:val="0"/>
          <w:numId w:val="4"/>
        </w:numPr>
        <w:spacing w:before="100" w:beforeAutospacing="1" w:after="100" w:afterAutospacing="1" w:line="360" w:lineRule="auto"/>
        <w:rPr>
          <w:rFonts w:eastAsia="Times New Roman"/>
          <w:color w:val="auto"/>
          <w:szCs w:val="24"/>
        </w:rPr>
      </w:pPr>
      <w:r w:rsidRPr="00A540DD">
        <w:rPr>
          <w:rFonts w:eastAsia="Times New Roman"/>
          <w:b/>
          <w:bCs/>
          <w:color w:val="auto"/>
          <w:szCs w:val="24"/>
        </w:rPr>
        <w:t>Optimized Resource Management:</w:t>
      </w:r>
      <w:r w:rsidRPr="00A540DD">
        <w:rPr>
          <w:rFonts w:eastAsia="Times New Roman"/>
          <w:color w:val="auto"/>
          <w:szCs w:val="24"/>
        </w:rPr>
        <w:t xml:space="preserve"> By providing real-time insights into soil moisture and temperature levels, the system can help optimize irrigation, reduce water wastage, and improve soil fertility management.</w:t>
      </w:r>
    </w:p>
    <w:p w14:paraId="65F34E5B" w14:textId="77777777" w:rsidR="006277A9" w:rsidRPr="00A540DD" w:rsidRDefault="006277A9" w:rsidP="005D311E">
      <w:pPr>
        <w:pStyle w:val="ListParagraph"/>
        <w:spacing w:before="100" w:beforeAutospacing="1" w:after="100" w:afterAutospacing="1" w:line="360" w:lineRule="auto"/>
        <w:ind w:firstLine="0"/>
        <w:rPr>
          <w:rFonts w:eastAsia="Times New Roman"/>
          <w:color w:val="auto"/>
          <w:szCs w:val="24"/>
        </w:rPr>
      </w:pPr>
    </w:p>
    <w:p w14:paraId="0A1739C4" w14:textId="4211F4C4" w:rsidR="006277A9" w:rsidRPr="00A540DD" w:rsidRDefault="006277A9" w:rsidP="005D311E">
      <w:pPr>
        <w:pStyle w:val="ListParagraph"/>
        <w:numPr>
          <w:ilvl w:val="0"/>
          <w:numId w:val="4"/>
        </w:numPr>
        <w:spacing w:before="100" w:beforeAutospacing="1" w:after="100" w:afterAutospacing="1" w:line="360" w:lineRule="auto"/>
        <w:rPr>
          <w:rFonts w:eastAsia="Times New Roman"/>
          <w:color w:val="auto"/>
          <w:szCs w:val="24"/>
        </w:rPr>
      </w:pPr>
      <w:r w:rsidRPr="00A540DD">
        <w:rPr>
          <w:rFonts w:eastAsia="Times New Roman"/>
          <w:b/>
          <w:bCs/>
          <w:color w:val="auto"/>
          <w:szCs w:val="24"/>
        </w:rPr>
        <w:t>Better Decision-Making:</w:t>
      </w:r>
      <w:r w:rsidRPr="00A540DD">
        <w:rPr>
          <w:rFonts w:eastAsia="Times New Roman"/>
          <w:color w:val="auto"/>
          <w:szCs w:val="24"/>
        </w:rPr>
        <w:t xml:space="preserve"> The integration of data analytics will allow users to assess trends, predict environmental changes, and make informed decisions regarding crop cultivation, land use, and climate adaptation strategies.</w:t>
      </w:r>
    </w:p>
    <w:p w14:paraId="6A73E80A" w14:textId="77777777" w:rsidR="006277A9" w:rsidRPr="00A540DD" w:rsidRDefault="006277A9" w:rsidP="005D311E">
      <w:pPr>
        <w:pStyle w:val="ListParagraph"/>
        <w:spacing w:line="360" w:lineRule="auto"/>
        <w:rPr>
          <w:rFonts w:eastAsia="Times New Roman"/>
          <w:color w:val="auto"/>
          <w:szCs w:val="24"/>
        </w:rPr>
      </w:pPr>
    </w:p>
    <w:p w14:paraId="45E7D8C5" w14:textId="77777777" w:rsidR="006277A9" w:rsidRPr="00A540DD" w:rsidRDefault="006277A9" w:rsidP="005D311E">
      <w:pPr>
        <w:pStyle w:val="ListParagraph"/>
        <w:spacing w:before="100" w:beforeAutospacing="1" w:after="100" w:afterAutospacing="1" w:line="360" w:lineRule="auto"/>
        <w:ind w:firstLine="0"/>
        <w:rPr>
          <w:rFonts w:eastAsia="Times New Roman"/>
          <w:color w:val="auto"/>
          <w:szCs w:val="24"/>
        </w:rPr>
      </w:pPr>
    </w:p>
    <w:p w14:paraId="380FCE6C" w14:textId="387A83E5" w:rsidR="006277A9" w:rsidRPr="00A540DD" w:rsidRDefault="006277A9" w:rsidP="005D311E">
      <w:pPr>
        <w:pStyle w:val="ListParagraph"/>
        <w:numPr>
          <w:ilvl w:val="0"/>
          <w:numId w:val="4"/>
        </w:numPr>
        <w:spacing w:before="100" w:beforeAutospacing="1" w:after="100" w:afterAutospacing="1" w:line="360" w:lineRule="auto"/>
        <w:rPr>
          <w:rFonts w:eastAsia="Times New Roman"/>
          <w:color w:val="auto"/>
          <w:szCs w:val="24"/>
        </w:rPr>
      </w:pPr>
      <w:r w:rsidRPr="00A540DD">
        <w:rPr>
          <w:rFonts w:eastAsia="Times New Roman"/>
          <w:b/>
          <w:bCs/>
          <w:color w:val="auto"/>
          <w:szCs w:val="24"/>
        </w:rPr>
        <w:t>Scalability and Adaptability:</w:t>
      </w:r>
      <w:r w:rsidRPr="00A540DD">
        <w:rPr>
          <w:rFonts w:eastAsia="Times New Roman"/>
          <w:color w:val="auto"/>
          <w:szCs w:val="24"/>
        </w:rPr>
        <w:t xml:space="preserve"> The system can be used in various applications, including agriculture, forestry, environmental research, and climate studies, making it a versatile tool for different industries.</w:t>
      </w:r>
    </w:p>
    <w:p w14:paraId="4F22BD3C" w14:textId="77777777" w:rsidR="006277A9" w:rsidRPr="00A540DD" w:rsidRDefault="006277A9" w:rsidP="005D311E">
      <w:pPr>
        <w:pStyle w:val="ListParagraph"/>
        <w:spacing w:before="100" w:beforeAutospacing="1" w:after="100" w:afterAutospacing="1" w:line="360" w:lineRule="auto"/>
        <w:ind w:firstLine="0"/>
        <w:rPr>
          <w:rFonts w:eastAsia="Times New Roman"/>
          <w:color w:val="auto"/>
          <w:szCs w:val="24"/>
        </w:rPr>
      </w:pPr>
    </w:p>
    <w:p w14:paraId="516EE43E" w14:textId="02C286DC" w:rsidR="006277A9" w:rsidRPr="00A540DD" w:rsidRDefault="006277A9" w:rsidP="005D311E">
      <w:pPr>
        <w:pStyle w:val="ListParagraph"/>
        <w:numPr>
          <w:ilvl w:val="0"/>
          <w:numId w:val="4"/>
        </w:numPr>
        <w:spacing w:before="100" w:beforeAutospacing="1" w:after="100" w:afterAutospacing="1" w:line="360" w:lineRule="auto"/>
        <w:rPr>
          <w:rFonts w:eastAsia="Times New Roman"/>
          <w:color w:val="auto"/>
          <w:szCs w:val="24"/>
        </w:rPr>
      </w:pPr>
      <w:r w:rsidRPr="00A540DD">
        <w:rPr>
          <w:rFonts w:eastAsia="Times New Roman"/>
          <w:b/>
          <w:bCs/>
          <w:color w:val="auto"/>
          <w:szCs w:val="24"/>
        </w:rPr>
        <w:t>Sustainability and Environmental Impact:</w:t>
      </w:r>
      <w:r w:rsidRPr="00A540DD">
        <w:rPr>
          <w:rFonts w:eastAsia="Times New Roman"/>
          <w:color w:val="auto"/>
          <w:szCs w:val="24"/>
        </w:rPr>
        <w:t xml:space="preserve"> By promoting efficient land and water use, the system can contribute to sustainable agricultural practices, reduce environmental degradation, and support climate resilience efforts.</w:t>
      </w:r>
    </w:p>
    <w:p w14:paraId="02F538C9" w14:textId="77777777" w:rsidR="006277A9" w:rsidRPr="00A540DD" w:rsidRDefault="006277A9" w:rsidP="005D311E">
      <w:pPr>
        <w:pStyle w:val="ListParagraph"/>
        <w:spacing w:line="360" w:lineRule="auto"/>
        <w:rPr>
          <w:rFonts w:eastAsia="Times New Roman"/>
          <w:color w:val="auto"/>
          <w:szCs w:val="24"/>
        </w:rPr>
      </w:pPr>
    </w:p>
    <w:p w14:paraId="7BBC5426" w14:textId="77777777" w:rsidR="006277A9" w:rsidRPr="00A540DD" w:rsidRDefault="006277A9" w:rsidP="005D311E">
      <w:pPr>
        <w:pStyle w:val="ListParagraph"/>
        <w:spacing w:before="100" w:beforeAutospacing="1" w:after="100" w:afterAutospacing="1" w:line="360" w:lineRule="auto"/>
        <w:ind w:firstLine="0"/>
        <w:rPr>
          <w:rFonts w:eastAsia="Times New Roman"/>
          <w:color w:val="auto"/>
          <w:szCs w:val="24"/>
        </w:rPr>
      </w:pPr>
    </w:p>
    <w:p w14:paraId="263704A7" w14:textId="323D6197" w:rsidR="006277A9" w:rsidRPr="00A540DD" w:rsidRDefault="006277A9" w:rsidP="005D311E">
      <w:pPr>
        <w:pStyle w:val="ListParagraph"/>
        <w:numPr>
          <w:ilvl w:val="0"/>
          <w:numId w:val="4"/>
        </w:numPr>
        <w:spacing w:before="100" w:beforeAutospacing="1" w:after="100" w:afterAutospacing="1" w:line="360" w:lineRule="auto"/>
        <w:rPr>
          <w:rFonts w:eastAsia="Times New Roman"/>
          <w:color w:val="auto"/>
          <w:szCs w:val="24"/>
        </w:rPr>
      </w:pPr>
      <w:r w:rsidRPr="00A540DD">
        <w:rPr>
          <w:rFonts w:eastAsia="Times New Roman"/>
          <w:b/>
          <w:bCs/>
          <w:color w:val="auto"/>
          <w:szCs w:val="24"/>
        </w:rPr>
        <w:t>Enhanced Productivity:</w:t>
      </w:r>
      <w:r w:rsidRPr="00A540DD">
        <w:rPr>
          <w:rFonts w:eastAsia="Times New Roman"/>
          <w:color w:val="auto"/>
          <w:szCs w:val="24"/>
        </w:rPr>
        <w:t xml:space="preserve"> By providing real-time data and predictive insights, the system will help farmers improve crop yields, reduce losses, and increase overall agricultural productivity.</w:t>
      </w:r>
    </w:p>
    <w:p w14:paraId="77D5AD93" w14:textId="6B1C1B25" w:rsidR="006277A9" w:rsidRPr="00A540DD" w:rsidRDefault="006277A9" w:rsidP="005D311E">
      <w:pPr>
        <w:spacing w:before="100" w:beforeAutospacing="1" w:after="100" w:afterAutospacing="1" w:line="360" w:lineRule="auto"/>
        <w:rPr>
          <w:rFonts w:eastAsia="Times New Roman"/>
          <w:color w:val="auto"/>
          <w:szCs w:val="24"/>
        </w:rPr>
      </w:pPr>
    </w:p>
    <w:p w14:paraId="304A3F4C" w14:textId="31685D96" w:rsidR="006277A9" w:rsidRDefault="006277A9" w:rsidP="005D311E">
      <w:pPr>
        <w:spacing w:before="100" w:beforeAutospacing="1" w:after="100" w:afterAutospacing="1" w:line="360" w:lineRule="auto"/>
        <w:rPr>
          <w:rFonts w:eastAsia="Times New Roman"/>
          <w:color w:val="auto"/>
          <w:szCs w:val="24"/>
        </w:rPr>
      </w:pPr>
    </w:p>
    <w:p w14:paraId="0BDB19D0" w14:textId="6F79FDA0" w:rsidR="00725052" w:rsidRDefault="00725052" w:rsidP="005D311E">
      <w:pPr>
        <w:spacing w:before="100" w:beforeAutospacing="1" w:after="100" w:afterAutospacing="1" w:line="360" w:lineRule="auto"/>
        <w:rPr>
          <w:rFonts w:eastAsia="Times New Roman"/>
          <w:color w:val="auto"/>
          <w:szCs w:val="24"/>
        </w:rPr>
      </w:pPr>
    </w:p>
    <w:p w14:paraId="3603E4C0" w14:textId="77777777" w:rsidR="00725052" w:rsidRPr="00A540DD" w:rsidRDefault="00725052" w:rsidP="005D311E">
      <w:pPr>
        <w:spacing w:before="100" w:beforeAutospacing="1" w:after="100" w:afterAutospacing="1" w:line="360" w:lineRule="auto"/>
        <w:rPr>
          <w:rFonts w:eastAsia="Times New Roman"/>
          <w:color w:val="auto"/>
          <w:szCs w:val="24"/>
        </w:rPr>
      </w:pPr>
    </w:p>
    <w:p w14:paraId="21116F6F" w14:textId="77777777" w:rsidR="001F7002" w:rsidRPr="00A540DD" w:rsidRDefault="00671836" w:rsidP="005D311E">
      <w:pPr>
        <w:spacing w:after="949" w:line="360" w:lineRule="auto"/>
        <w:ind w:left="732"/>
        <w:jc w:val="center"/>
        <w:rPr>
          <w:szCs w:val="24"/>
        </w:rPr>
      </w:pPr>
      <w:r w:rsidRPr="00A540DD">
        <w:rPr>
          <w:szCs w:val="24"/>
        </w:rPr>
        <w:lastRenderedPageBreak/>
        <w:t>Scope and Limitation of the Study</w:t>
      </w:r>
    </w:p>
    <w:p w14:paraId="61F1762B" w14:textId="4682DD32" w:rsidR="006277A9" w:rsidRPr="00A540DD" w:rsidRDefault="0088467C" w:rsidP="005D311E">
      <w:pPr>
        <w:spacing w:line="360" w:lineRule="auto"/>
        <w:ind w:left="720" w:right="141" w:firstLine="2"/>
        <w:rPr>
          <w:szCs w:val="24"/>
        </w:rPr>
      </w:pPr>
      <w:r w:rsidRPr="00A540DD">
        <w:rPr>
          <w:szCs w:val="24"/>
        </w:rPr>
        <w:tab/>
      </w:r>
      <w:r w:rsidR="006277A9" w:rsidRPr="00A540DD">
        <w:rPr>
          <w:szCs w:val="24"/>
        </w:rPr>
        <w:t xml:space="preserve">This study focuses on the development of a </w:t>
      </w:r>
      <w:r w:rsidR="006277A9" w:rsidRPr="00A540DD">
        <w:rPr>
          <w:rStyle w:val="Strong"/>
          <w:b w:val="0"/>
          <w:bCs w:val="0"/>
          <w:szCs w:val="24"/>
        </w:rPr>
        <w:t>Soil and Temperature Monitoring System</w:t>
      </w:r>
      <w:r w:rsidR="006277A9" w:rsidRPr="00A540DD">
        <w:rPr>
          <w:szCs w:val="24"/>
        </w:rPr>
        <w:t xml:space="preserve"> designed to enhance the accuracy, efficiency, and accessibility of environmental data collection for agriculture, research, and land management. The key features of the system include real-time soil and temperature monitoring using sensor technology, cloud-based data storage, and data analytics for predictive analysis. The study will cover the design, development, and implementation of the system, including:</w:t>
      </w:r>
    </w:p>
    <w:p w14:paraId="2D34F067" w14:textId="77777777" w:rsidR="006277A9" w:rsidRPr="00A540DD" w:rsidRDefault="006277A9" w:rsidP="005D311E">
      <w:pPr>
        <w:spacing w:line="360" w:lineRule="auto"/>
        <w:ind w:left="720" w:right="141" w:firstLine="0"/>
        <w:rPr>
          <w:szCs w:val="24"/>
        </w:rPr>
      </w:pPr>
    </w:p>
    <w:p w14:paraId="119563C2" w14:textId="50D2B690" w:rsidR="0088467C" w:rsidRPr="00A540DD" w:rsidRDefault="0088467C" w:rsidP="005D311E">
      <w:pPr>
        <w:pStyle w:val="ListParagraph"/>
        <w:numPr>
          <w:ilvl w:val="0"/>
          <w:numId w:val="6"/>
        </w:numPr>
        <w:spacing w:before="100" w:beforeAutospacing="1" w:after="100" w:afterAutospacing="1" w:line="360" w:lineRule="auto"/>
        <w:rPr>
          <w:rFonts w:eastAsia="Times New Roman"/>
          <w:color w:val="auto"/>
          <w:szCs w:val="24"/>
        </w:rPr>
      </w:pPr>
      <w:r w:rsidRPr="00A540DD">
        <w:rPr>
          <w:rFonts w:eastAsia="Times New Roman"/>
          <w:b/>
          <w:bCs/>
          <w:color w:val="auto"/>
          <w:szCs w:val="24"/>
        </w:rPr>
        <w:t>Real-time Soil and Temperature Monitoring:</w:t>
      </w:r>
      <w:r w:rsidRPr="00A540DD">
        <w:rPr>
          <w:rFonts w:eastAsia="Times New Roman"/>
          <w:color w:val="auto"/>
          <w:szCs w:val="24"/>
        </w:rPr>
        <w:t xml:space="preserve"> The system will utilize sensors to measure soil moisture, temperature, and other environmental factors, providing continuous data updates.</w:t>
      </w:r>
    </w:p>
    <w:p w14:paraId="3EB29E0F" w14:textId="77777777" w:rsidR="0088467C" w:rsidRPr="00A540DD" w:rsidRDefault="0088467C" w:rsidP="005D311E">
      <w:pPr>
        <w:pStyle w:val="ListParagraph"/>
        <w:spacing w:before="100" w:beforeAutospacing="1" w:after="100" w:afterAutospacing="1" w:line="360" w:lineRule="auto"/>
        <w:ind w:firstLine="0"/>
        <w:rPr>
          <w:rFonts w:eastAsia="Times New Roman"/>
          <w:color w:val="auto"/>
          <w:szCs w:val="24"/>
        </w:rPr>
      </w:pPr>
    </w:p>
    <w:p w14:paraId="2B20CCC4" w14:textId="656686EE" w:rsidR="0088467C" w:rsidRPr="00A540DD" w:rsidRDefault="0088467C" w:rsidP="005D311E">
      <w:pPr>
        <w:pStyle w:val="ListParagraph"/>
        <w:numPr>
          <w:ilvl w:val="0"/>
          <w:numId w:val="6"/>
        </w:numPr>
        <w:spacing w:before="100" w:beforeAutospacing="1" w:after="100" w:afterAutospacing="1" w:line="360" w:lineRule="auto"/>
        <w:rPr>
          <w:rFonts w:eastAsia="Times New Roman"/>
          <w:color w:val="auto"/>
          <w:szCs w:val="24"/>
        </w:rPr>
      </w:pPr>
      <w:r w:rsidRPr="00A540DD">
        <w:rPr>
          <w:rFonts w:eastAsia="Times New Roman"/>
          <w:b/>
          <w:bCs/>
          <w:color w:val="auto"/>
          <w:szCs w:val="24"/>
        </w:rPr>
        <w:t>User Interface Development:</w:t>
      </w:r>
      <w:r w:rsidRPr="00A540DD">
        <w:rPr>
          <w:rFonts w:eastAsia="Times New Roman"/>
          <w:color w:val="auto"/>
          <w:szCs w:val="24"/>
        </w:rPr>
        <w:t xml:space="preserve"> A user-friendly dashboard will be developed to allow farmers, researchers, and environmentalists to monitor, analyze, and interpret data easily.</w:t>
      </w:r>
    </w:p>
    <w:p w14:paraId="798C50D2" w14:textId="77777777" w:rsidR="0088467C" w:rsidRPr="00A540DD" w:rsidRDefault="0088467C" w:rsidP="005D311E">
      <w:pPr>
        <w:pStyle w:val="ListParagraph"/>
        <w:spacing w:line="360" w:lineRule="auto"/>
        <w:rPr>
          <w:rFonts w:eastAsia="Times New Roman"/>
          <w:color w:val="auto"/>
          <w:szCs w:val="24"/>
        </w:rPr>
      </w:pPr>
    </w:p>
    <w:p w14:paraId="29533E5D" w14:textId="77777777" w:rsidR="0088467C" w:rsidRPr="00A540DD" w:rsidRDefault="0088467C" w:rsidP="005D311E">
      <w:pPr>
        <w:pStyle w:val="ListParagraph"/>
        <w:spacing w:before="100" w:beforeAutospacing="1" w:after="100" w:afterAutospacing="1" w:line="360" w:lineRule="auto"/>
        <w:ind w:firstLine="0"/>
        <w:rPr>
          <w:rFonts w:eastAsia="Times New Roman"/>
          <w:color w:val="auto"/>
          <w:szCs w:val="24"/>
        </w:rPr>
      </w:pPr>
    </w:p>
    <w:p w14:paraId="245C3307" w14:textId="27E68015" w:rsidR="0088467C" w:rsidRPr="00A540DD" w:rsidRDefault="0088467C" w:rsidP="005D311E">
      <w:pPr>
        <w:pStyle w:val="ListParagraph"/>
        <w:numPr>
          <w:ilvl w:val="0"/>
          <w:numId w:val="6"/>
        </w:numPr>
        <w:spacing w:before="100" w:beforeAutospacing="1" w:after="100" w:afterAutospacing="1" w:line="360" w:lineRule="auto"/>
        <w:rPr>
          <w:rFonts w:eastAsia="Times New Roman"/>
          <w:color w:val="auto"/>
          <w:szCs w:val="24"/>
        </w:rPr>
      </w:pPr>
      <w:r w:rsidRPr="00A540DD">
        <w:rPr>
          <w:rFonts w:eastAsia="Times New Roman"/>
          <w:b/>
          <w:bCs/>
          <w:color w:val="auto"/>
          <w:szCs w:val="24"/>
        </w:rPr>
        <w:t>Cloud-based Data Storage:</w:t>
      </w:r>
      <w:r w:rsidRPr="00A540DD">
        <w:rPr>
          <w:rFonts w:eastAsia="Times New Roman"/>
          <w:color w:val="auto"/>
          <w:szCs w:val="24"/>
        </w:rPr>
        <w:t xml:space="preserve"> The system will store collected data on a cloud platform, enabling remote access, real-time synchronization, and historical data tracking.</w:t>
      </w:r>
    </w:p>
    <w:p w14:paraId="50CC6A1D" w14:textId="77777777" w:rsidR="0088467C" w:rsidRPr="00A540DD" w:rsidRDefault="0088467C" w:rsidP="005D311E">
      <w:pPr>
        <w:pStyle w:val="ListParagraph"/>
        <w:spacing w:before="100" w:beforeAutospacing="1" w:after="100" w:afterAutospacing="1" w:line="360" w:lineRule="auto"/>
        <w:ind w:firstLine="0"/>
        <w:rPr>
          <w:rFonts w:eastAsia="Times New Roman"/>
          <w:color w:val="auto"/>
          <w:szCs w:val="24"/>
        </w:rPr>
      </w:pPr>
    </w:p>
    <w:p w14:paraId="001E5363" w14:textId="4D0FB51F" w:rsidR="0088467C" w:rsidRPr="00A540DD" w:rsidRDefault="0088467C" w:rsidP="005D311E">
      <w:pPr>
        <w:pStyle w:val="ListParagraph"/>
        <w:numPr>
          <w:ilvl w:val="0"/>
          <w:numId w:val="6"/>
        </w:numPr>
        <w:spacing w:before="100" w:beforeAutospacing="1" w:after="100" w:afterAutospacing="1" w:line="360" w:lineRule="auto"/>
        <w:rPr>
          <w:rFonts w:eastAsia="Times New Roman"/>
          <w:color w:val="auto"/>
          <w:szCs w:val="24"/>
        </w:rPr>
      </w:pPr>
      <w:r w:rsidRPr="00A540DD">
        <w:rPr>
          <w:rFonts w:eastAsia="Times New Roman"/>
          <w:b/>
          <w:bCs/>
          <w:color w:val="auto"/>
          <w:szCs w:val="24"/>
        </w:rPr>
        <w:t>Data Analytics and Forecasting:</w:t>
      </w:r>
      <w:r w:rsidRPr="00A540DD">
        <w:rPr>
          <w:rFonts w:eastAsia="Times New Roman"/>
          <w:color w:val="auto"/>
          <w:szCs w:val="24"/>
        </w:rPr>
        <w:t xml:space="preserve"> The system will integrate analytics tools to assess trends, predict irrigation needs, and optimize land management strategies.</w:t>
      </w:r>
    </w:p>
    <w:p w14:paraId="31B42F28" w14:textId="77777777" w:rsidR="0088467C" w:rsidRPr="00A540DD" w:rsidRDefault="0088467C" w:rsidP="005D311E">
      <w:pPr>
        <w:pStyle w:val="ListParagraph"/>
        <w:spacing w:line="360" w:lineRule="auto"/>
        <w:rPr>
          <w:rFonts w:eastAsia="Times New Roman"/>
          <w:color w:val="auto"/>
          <w:szCs w:val="24"/>
        </w:rPr>
      </w:pPr>
    </w:p>
    <w:p w14:paraId="6EA45740" w14:textId="77777777" w:rsidR="0088467C" w:rsidRPr="00A540DD" w:rsidRDefault="0088467C" w:rsidP="005D311E">
      <w:pPr>
        <w:pStyle w:val="ListParagraph"/>
        <w:spacing w:before="100" w:beforeAutospacing="1" w:after="100" w:afterAutospacing="1" w:line="360" w:lineRule="auto"/>
        <w:ind w:firstLine="0"/>
        <w:rPr>
          <w:rFonts w:eastAsia="Times New Roman"/>
          <w:color w:val="auto"/>
          <w:szCs w:val="24"/>
        </w:rPr>
      </w:pPr>
    </w:p>
    <w:p w14:paraId="2671A727" w14:textId="213EF6F4" w:rsidR="0088467C" w:rsidRPr="00A540DD" w:rsidRDefault="0088467C" w:rsidP="005D311E">
      <w:pPr>
        <w:pStyle w:val="ListParagraph"/>
        <w:numPr>
          <w:ilvl w:val="0"/>
          <w:numId w:val="6"/>
        </w:numPr>
        <w:spacing w:before="100" w:beforeAutospacing="1" w:after="100" w:afterAutospacing="1" w:line="360" w:lineRule="auto"/>
        <w:rPr>
          <w:rFonts w:eastAsia="Times New Roman"/>
          <w:color w:val="auto"/>
          <w:szCs w:val="24"/>
        </w:rPr>
      </w:pPr>
      <w:r w:rsidRPr="00A540DD">
        <w:rPr>
          <w:rFonts w:eastAsia="Times New Roman"/>
          <w:b/>
          <w:bCs/>
          <w:color w:val="auto"/>
          <w:szCs w:val="24"/>
        </w:rPr>
        <w:t>Application in Agriculture and Research:</w:t>
      </w:r>
      <w:r w:rsidRPr="00A540DD">
        <w:rPr>
          <w:rFonts w:eastAsia="Times New Roman"/>
          <w:color w:val="auto"/>
          <w:szCs w:val="24"/>
        </w:rPr>
        <w:t xml:space="preserve"> The system will be designed primarily for agricultural and environmental monitoring applications, assisting farmers, researchers, and policymakers in making data-driven decisions.</w:t>
      </w:r>
    </w:p>
    <w:p w14:paraId="66DB2778" w14:textId="77777777" w:rsidR="001F7002" w:rsidRPr="00A540DD" w:rsidRDefault="00671836" w:rsidP="005D311E">
      <w:pPr>
        <w:spacing w:after="354" w:line="360" w:lineRule="auto"/>
        <w:ind w:left="0" w:right="69" w:firstLine="0"/>
        <w:rPr>
          <w:szCs w:val="24"/>
        </w:rPr>
      </w:pPr>
      <w:r w:rsidRPr="00A540DD">
        <w:rPr>
          <w:b/>
          <w:szCs w:val="24"/>
        </w:rPr>
        <w:t>Limitations of the Study</w:t>
      </w:r>
    </w:p>
    <w:p w14:paraId="512FC308" w14:textId="7F036ACE" w:rsidR="0088467C" w:rsidRPr="00A540DD" w:rsidRDefault="0088467C" w:rsidP="005D311E">
      <w:pPr>
        <w:pStyle w:val="ListParagraph"/>
        <w:numPr>
          <w:ilvl w:val="0"/>
          <w:numId w:val="13"/>
        </w:numPr>
        <w:spacing w:before="100" w:beforeAutospacing="1" w:after="100" w:afterAutospacing="1" w:line="360" w:lineRule="auto"/>
        <w:rPr>
          <w:rFonts w:eastAsia="Times New Roman"/>
          <w:color w:val="auto"/>
          <w:szCs w:val="24"/>
        </w:rPr>
      </w:pPr>
      <w:r w:rsidRPr="00A540DD">
        <w:rPr>
          <w:rFonts w:eastAsia="Times New Roman"/>
          <w:b/>
          <w:bCs/>
          <w:color w:val="auto"/>
          <w:szCs w:val="24"/>
        </w:rPr>
        <w:t>Limited Sensor Capabilities:</w:t>
      </w:r>
      <w:r w:rsidRPr="00A540DD">
        <w:rPr>
          <w:rFonts w:eastAsia="Times New Roman"/>
          <w:color w:val="auto"/>
          <w:szCs w:val="24"/>
        </w:rPr>
        <w:t xml:space="preserve"> The system will primarily focus on monitoring soil moisture and temperature. Other environmental factors, such as soil pH, nutrient levels, and air quality, may not be included in the initial implementation.</w:t>
      </w:r>
    </w:p>
    <w:p w14:paraId="41256A2E" w14:textId="77777777" w:rsidR="0088467C" w:rsidRPr="00A540DD" w:rsidRDefault="0088467C" w:rsidP="005D311E">
      <w:pPr>
        <w:pStyle w:val="ListParagraph"/>
        <w:spacing w:before="100" w:beforeAutospacing="1" w:after="100" w:afterAutospacing="1" w:line="360" w:lineRule="auto"/>
        <w:ind w:left="1800" w:firstLine="0"/>
        <w:rPr>
          <w:rFonts w:eastAsia="Times New Roman"/>
          <w:color w:val="auto"/>
          <w:szCs w:val="24"/>
        </w:rPr>
      </w:pPr>
    </w:p>
    <w:p w14:paraId="3059EA31" w14:textId="53673E9A" w:rsidR="0088467C" w:rsidRPr="00A540DD" w:rsidRDefault="0088467C" w:rsidP="005D311E">
      <w:pPr>
        <w:pStyle w:val="ListParagraph"/>
        <w:numPr>
          <w:ilvl w:val="0"/>
          <w:numId w:val="13"/>
        </w:numPr>
        <w:spacing w:before="100" w:beforeAutospacing="1" w:after="100" w:afterAutospacing="1" w:line="360" w:lineRule="auto"/>
        <w:rPr>
          <w:rFonts w:eastAsia="Times New Roman"/>
          <w:color w:val="auto"/>
          <w:szCs w:val="24"/>
        </w:rPr>
      </w:pPr>
      <w:r w:rsidRPr="00A540DD">
        <w:rPr>
          <w:rFonts w:eastAsia="Times New Roman"/>
          <w:b/>
          <w:bCs/>
          <w:color w:val="auto"/>
          <w:szCs w:val="24"/>
        </w:rPr>
        <w:t>Technology Constraints:</w:t>
      </w:r>
      <w:r w:rsidRPr="00A540DD">
        <w:rPr>
          <w:rFonts w:eastAsia="Times New Roman"/>
          <w:color w:val="auto"/>
          <w:szCs w:val="24"/>
        </w:rPr>
        <w:t xml:space="preserve"> The system will rely on available sensor technologies, cloud storage, and basic data analytics. Advanced AI-driven predictions or integration with automated irrigation systems may not be fully developed within the scope of this study.</w:t>
      </w:r>
    </w:p>
    <w:p w14:paraId="439A936C" w14:textId="77777777" w:rsidR="0088467C" w:rsidRPr="00A540DD" w:rsidRDefault="0088467C" w:rsidP="005D311E">
      <w:pPr>
        <w:pStyle w:val="ListParagraph"/>
        <w:spacing w:line="360" w:lineRule="auto"/>
        <w:rPr>
          <w:rFonts w:eastAsia="Times New Roman"/>
          <w:color w:val="auto"/>
          <w:szCs w:val="24"/>
        </w:rPr>
      </w:pPr>
    </w:p>
    <w:p w14:paraId="3AD97642" w14:textId="77777777" w:rsidR="0088467C" w:rsidRPr="00A540DD" w:rsidRDefault="0088467C" w:rsidP="005D311E">
      <w:pPr>
        <w:pStyle w:val="ListParagraph"/>
        <w:spacing w:before="100" w:beforeAutospacing="1" w:after="100" w:afterAutospacing="1" w:line="360" w:lineRule="auto"/>
        <w:ind w:left="1800" w:firstLine="0"/>
        <w:rPr>
          <w:rFonts w:eastAsia="Times New Roman"/>
          <w:color w:val="auto"/>
          <w:szCs w:val="24"/>
        </w:rPr>
      </w:pPr>
    </w:p>
    <w:p w14:paraId="047A1CF1" w14:textId="0B06FE5C" w:rsidR="0088467C" w:rsidRPr="00A540DD" w:rsidRDefault="0088467C" w:rsidP="005D311E">
      <w:pPr>
        <w:pStyle w:val="ListParagraph"/>
        <w:numPr>
          <w:ilvl w:val="0"/>
          <w:numId w:val="13"/>
        </w:numPr>
        <w:spacing w:before="100" w:beforeAutospacing="1" w:after="100" w:afterAutospacing="1" w:line="360" w:lineRule="auto"/>
        <w:rPr>
          <w:rFonts w:eastAsia="Times New Roman"/>
          <w:color w:val="auto"/>
          <w:szCs w:val="24"/>
        </w:rPr>
      </w:pPr>
      <w:r w:rsidRPr="00A540DD">
        <w:rPr>
          <w:rFonts w:eastAsia="Times New Roman"/>
          <w:b/>
          <w:bCs/>
          <w:color w:val="auto"/>
          <w:szCs w:val="24"/>
        </w:rPr>
        <w:t>Geographical Limitations:</w:t>
      </w:r>
      <w:r w:rsidRPr="00A540DD">
        <w:rPr>
          <w:rFonts w:eastAsia="Times New Roman"/>
          <w:color w:val="auto"/>
          <w:szCs w:val="24"/>
        </w:rPr>
        <w:t xml:space="preserve"> The study will test the system within a specific agricultural or research </w:t>
      </w:r>
      <w:r w:rsidRPr="00A540DD">
        <w:rPr>
          <w:rFonts w:eastAsia="Times New Roman"/>
          <w:color w:val="auto"/>
          <w:szCs w:val="24"/>
        </w:rPr>
        <w:lastRenderedPageBreak/>
        <w:t>setting. It may not account for extreme environmental conditions or different soil types found in other regions.</w:t>
      </w:r>
    </w:p>
    <w:p w14:paraId="2658CD2A" w14:textId="77777777" w:rsidR="0088467C" w:rsidRPr="00A540DD" w:rsidRDefault="0088467C" w:rsidP="005D311E">
      <w:pPr>
        <w:pStyle w:val="ListParagraph"/>
        <w:spacing w:before="100" w:beforeAutospacing="1" w:after="100" w:afterAutospacing="1" w:line="360" w:lineRule="auto"/>
        <w:ind w:left="1800" w:firstLine="0"/>
        <w:rPr>
          <w:rFonts w:eastAsia="Times New Roman"/>
          <w:color w:val="auto"/>
          <w:szCs w:val="24"/>
        </w:rPr>
      </w:pPr>
    </w:p>
    <w:p w14:paraId="5BB4F36F" w14:textId="37C39182" w:rsidR="0088467C" w:rsidRPr="00A540DD" w:rsidRDefault="0088467C" w:rsidP="005D311E">
      <w:pPr>
        <w:pStyle w:val="ListParagraph"/>
        <w:numPr>
          <w:ilvl w:val="0"/>
          <w:numId w:val="13"/>
        </w:numPr>
        <w:spacing w:before="100" w:beforeAutospacing="1" w:after="100" w:afterAutospacing="1" w:line="360" w:lineRule="auto"/>
        <w:rPr>
          <w:rFonts w:eastAsia="Times New Roman"/>
          <w:color w:val="auto"/>
          <w:szCs w:val="24"/>
        </w:rPr>
      </w:pPr>
      <w:r w:rsidRPr="00A540DD">
        <w:rPr>
          <w:rFonts w:eastAsia="Times New Roman"/>
          <w:b/>
          <w:bCs/>
          <w:color w:val="auto"/>
          <w:szCs w:val="24"/>
        </w:rPr>
        <w:t>Hardware Dependency:</w:t>
      </w:r>
      <w:r w:rsidRPr="00A540DD">
        <w:rPr>
          <w:rFonts w:eastAsia="Times New Roman"/>
          <w:color w:val="auto"/>
          <w:szCs w:val="24"/>
        </w:rPr>
        <w:t xml:space="preserve"> The study will focus on software development and system functionality, but the effectiveness of the system depends on the quality and accuracy of the hardware components (e.g., sensors and data transmission devices).</w:t>
      </w:r>
    </w:p>
    <w:p w14:paraId="1D95A5E0" w14:textId="77777777" w:rsidR="0088467C" w:rsidRPr="00A540DD" w:rsidRDefault="0088467C" w:rsidP="005D311E">
      <w:pPr>
        <w:pStyle w:val="ListParagraph"/>
        <w:spacing w:line="360" w:lineRule="auto"/>
        <w:rPr>
          <w:rFonts w:eastAsia="Times New Roman"/>
          <w:color w:val="auto"/>
          <w:szCs w:val="24"/>
        </w:rPr>
      </w:pPr>
    </w:p>
    <w:p w14:paraId="64B20C7B" w14:textId="77777777" w:rsidR="0088467C" w:rsidRPr="00A540DD" w:rsidRDefault="0088467C" w:rsidP="005D311E">
      <w:pPr>
        <w:pStyle w:val="ListParagraph"/>
        <w:spacing w:before="100" w:beforeAutospacing="1" w:after="100" w:afterAutospacing="1" w:line="360" w:lineRule="auto"/>
        <w:ind w:left="1800" w:firstLine="0"/>
        <w:rPr>
          <w:rFonts w:eastAsia="Times New Roman"/>
          <w:color w:val="auto"/>
          <w:szCs w:val="24"/>
        </w:rPr>
      </w:pPr>
    </w:p>
    <w:p w14:paraId="47EBD7C5" w14:textId="6328D6C7" w:rsidR="0088467C" w:rsidRPr="00A540DD" w:rsidRDefault="0088467C" w:rsidP="005D311E">
      <w:pPr>
        <w:pStyle w:val="ListParagraph"/>
        <w:numPr>
          <w:ilvl w:val="0"/>
          <w:numId w:val="13"/>
        </w:numPr>
        <w:spacing w:before="100" w:beforeAutospacing="1" w:after="100" w:afterAutospacing="1" w:line="360" w:lineRule="auto"/>
        <w:rPr>
          <w:rFonts w:eastAsia="Times New Roman"/>
          <w:color w:val="auto"/>
          <w:szCs w:val="24"/>
        </w:rPr>
      </w:pPr>
      <w:r w:rsidRPr="00A540DD">
        <w:rPr>
          <w:rFonts w:eastAsia="Times New Roman"/>
          <w:b/>
          <w:bCs/>
          <w:color w:val="auto"/>
          <w:szCs w:val="24"/>
        </w:rPr>
        <w:t>Time Constraints:</w:t>
      </w:r>
      <w:r w:rsidRPr="00A540DD">
        <w:rPr>
          <w:rFonts w:eastAsia="Times New Roman"/>
          <w:color w:val="auto"/>
          <w:szCs w:val="24"/>
        </w:rPr>
        <w:t xml:space="preserve"> The evaluation of system performance will be conducted within a limited timeframe, which may not capture long-term variations in soil conditions or seasonal environmental changes.</w:t>
      </w:r>
    </w:p>
    <w:p w14:paraId="726A9EEA" w14:textId="6F920DFE" w:rsidR="001F7002" w:rsidRPr="00A540DD" w:rsidRDefault="00671836" w:rsidP="005D311E">
      <w:pPr>
        <w:spacing w:after="0" w:line="360" w:lineRule="auto"/>
        <w:ind w:left="360" w:right="141" w:firstLine="0"/>
        <w:rPr>
          <w:szCs w:val="24"/>
        </w:rPr>
      </w:pPr>
      <w:r w:rsidRPr="00A540DD">
        <w:rPr>
          <w:szCs w:val="24"/>
        </w:rPr>
        <w:br w:type="page"/>
      </w:r>
    </w:p>
    <w:p w14:paraId="2E07A361" w14:textId="38778C3C" w:rsidR="0088467C" w:rsidRPr="00A540DD" w:rsidRDefault="00671836" w:rsidP="005D311E">
      <w:pPr>
        <w:spacing w:after="299" w:line="360" w:lineRule="auto"/>
        <w:ind w:left="732" w:right="720"/>
        <w:jc w:val="center"/>
        <w:rPr>
          <w:szCs w:val="24"/>
        </w:rPr>
      </w:pPr>
      <w:r w:rsidRPr="00A540DD">
        <w:rPr>
          <w:szCs w:val="24"/>
        </w:rPr>
        <w:lastRenderedPageBreak/>
        <w:t>Definition of Terms</w:t>
      </w:r>
    </w:p>
    <w:p w14:paraId="39518D62" w14:textId="72DF55A6" w:rsidR="004F69D5" w:rsidRPr="00A540DD" w:rsidRDefault="0088467C" w:rsidP="005D311E">
      <w:pPr>
        <w:pStyle w:val="ListParagraph"/>
        <w:numPr>
          <w:ilvl w:val="0"/>
          <w:numId w:val="17"/>
        </w:numPr>
        <w:spacing w:line="360" w:lineRule="auto"/>
        <w:jc w:val="both"/>
        <w:rPr>
          <w:szCs w:val="24"/>
        </w:rPr>
      </w:pPr>
      <w:r w:rsidRPr="00A540DD">
        <w:rPr>
          <w:rStyle w:val="Strong"/>
          <w:szCs w:val="24"/>
        </w:rPr>
        <w:t>Soil Temperature</w:t>
      </w:r>
      <w:r w:rsidRPr="00A540DD">
        <w:rPr>
          <w:szCs w:val="24"/>
        </w:rPr>
        <w:t xml:space="preserve"> – The measure of heat within the soil, which affects plant growth, water absorption, microbial activity, and overall crop health.</w:t>
      </w:r>
    </w:p>
    <w:p w14:paraId="7CE5C8C6" w14:textId="77777777" w:rsidR="00927587" w:rsidRPr="00A540DD" w:rsidRDefault="00927587" w:rsidP="005D311E">
      <w:pPr>
        <w:pStyle w:val="ListParagraph"/>
        <w:spacing w:line="360" w:lineRule="auto"/>
        <w:ind w:left="722" w:firstLine="0"/>
        <w:jc w:val="both"/>
        <w:rPr>
          <w:szCs w:val="24"/>
        </w:rPr>
      </w:pPr>
    </w:p>
    <w:p w14:paraId="711A212F" w14:textId="22622AF9" w:rsidR="004F69D5" w:rsidRPr="00A540DD" w:rsidRDefault="0088467C" w:rsidP="005D311E">
      <w:pPr>
        <w:pStyle w:val="ListParagraph"/>
        <w:numPr>
          <w:ilvl w:val="0"/>
          <w:numId w:val="17"/>
        </w:numPr>
        <w:spacing w:line="360" w:lineRule="auto"/>
        <w:jc w:val="both"/>
        <w:rPr>
          <w:szCs w:val="24"/>
        </w:rPr>
      </w:pPr>
      <w:r w:rsidRPr="00A540DD">
        <w:rPr>
          <w:rStyle w:val="Strong"/>
          <w:szCs w:val="24"/>
        </w:rPr>
        <w:t>Soil Moisture</w:t>
      </w:r>
      <w:r w:rsidRPr="00A540DD">
        <w:rPr>
          <w:szCs w:val="24"/>
        </w:rPr>
        <w:t xml:space="preserve"> – The amount of water present in the soil, </w:t>
      </w:r>
      <w:r w:rsidR="00927587" w:rsidRPr="00A540DD">
        <w:rPr>
          <w:szCs w:val="24"/>
        </w:rPr>
        <w:t xml:space="preserve">is </w:t>
      </w:r>
      <w:r w:rsidRPr="00A540DD">
        <w:rPr>
          <w:szCs w:val="24"/>
        </w:rPr>
        <w:t>crucial for plant hydration, nutrient transport, and root development.</w:t>
      </w:r>
    </w:p>
    <w:p w14:paraId="3A6C2AC2" w14:textId="77777777" w:rsidR="00927587" w:rsidRPr="00A540DD" w:rsidRDefault="00927587" w:rsidP="005D311E">
      <w:pPr>
        <w:pStyle w:val="ListParagraph"/>
        <w:spacing w:line="360" w:lineRule="auto"/>
        <w:rPr>
          <w:szCs w:val="24"/>
        </w:rPr>
      </w:pPr>
    </w:p>
    <w:p w14:paraId="2B175D89" w14:textId="77777777" w:rsidR="00927587" w:rsidRPr="00A540DD" w:rsidRDefault="00927587" w:rsidP="005D311E">
      <w:pPr>
        <w:pStyle w:val="ListParagraph"/>
        <w:spacing w:line="360" w:lineRule="auto"/>
        <w:ind w:left="722" w:firstLine="0"/>
        <w:jc w:val="both"/>
        <w:rPr>
          <w:szCs w:val="24"/>
        </w:rPr>
      </w:pPr>
    </w:p>
    <w:p w14:paraId="7697C869" w14:textId="2C3A51A9" w:rsidR="0088467C" w:rsidRPr="00A540DD" w:rsidRDefault="0088467C" w:rsidP="005D311E">
      <w:pPr>
        <w:pStyle w:val="ListParagraph"/>
        <w:numPr>
          <w:ilvl w:val="0"/>
          <w:numId w:val="17"/>
        </w:numPr>
        <w:spacing w:line="360" w:lineRule="auto"/>
        <w:jc w:val="both"/>
        <w:rPr>
          <w:szCs w:val="24"/>
        </w:rPr>
      </w:pPr>
      <w:r w:rsidRPr="00A540DD">
        <w:rPr>
          <w:rStyle w:val="Strong"/>
          <w:szCs w:val="24"/>
        </w:rPr>
        <w:t>Arduino</w:t>
      </w:r>
      <w:r w:rsidRPr="00A540DD">
        <w:rPr>
          <w:szCs w:val="24"/>
        </w:rPr>
        <w:t xml:space="preserve"> – An open-source microcontroller platform used for developing electronic projects, including sensor-based monitoring systems.</w:t>
      </w:r>
    </w:p>
    <w:p w14:paraId="545B93F0" w14:textId="77777777" w:rsidR="00927587" w:rsidRPr="00A540DD" w:rsidRDefault="00927587" w:rsidP="005D311E">
      <w:pPr>
        <w:pStyle w:val="ListParagraph"/>
        <w:spacing w:line="360" w:lineRule="auto"/>
        <w:ind w:left="722" w:firstLine="0"/>
        <w:jc w:val="both"/>
        <w:rPr>
          <w:szCs w:val="24"/>
        </w:rPr>
      </w:pPr>
    </w:p>
    <w:p w14:paraId="37F05330" w14:textId="58474C55" w:rsidR="0088467C" w:rsidRPr="00A540DD" w:rsidRDefault="0088467C" w:rsidP="005D311E">
      <w:pPr>
        <w:pStyle w:val="ListParagraph"/>
        <w:numPr>
          <w:ilvl w:val="0"/>
          <w:numId w:val="17"/>
        </w:numPr>
        <w:spacing w:line="360" w:lineRule="auto"/>
        <w:jc w:val="both"/>
        <w:rPr>
          <w:szCs w:val="24"/>
        </w:rPr>
      </w:pPr>
      <w:r w:rsidRPr="00A540DD">
        <w:rPr>
          <w:rStyle w:val="Strong"/>
          <w:szCs w:val="24"/>
        </w:rPr>
        <w:t>Sensors</w:t>
      </w:r>
      <w:r w:rsidRPr="00A540DD">
        <w:rPr>
          <w:szCs w:val="24"/>
        </w:rPr>
        <w:t xml:space="preserve"> – Devices that detect and measure environmental parameters such as soil moisture, temperature, and humidity.</w:t>
      </w:r>
    </w:p>
    <w:p w14:paraId="66DFCDBD" w14:textId="77777777" w:rsidR="00927587" w:rsidRPr="00A540DD" w:rsidRDefault="00927587" w:rsidP="005D311E">
      <w:pPr>
        <w:pStyle w:val="ListParagraph"/>
        <w:spacing w:line="360" w:lineRule="auto"/>
        <w:rPr>
          <w:szCs w:val="24"/>
        </w:rPr>
      </w:pPr>
    </w:p>
    <w:p w14:paraId="4248332B" w14:textId="77777777" w:rsidR="00927587" w:rsidRPr="00A540DD" w:rsidRDefault="00927587" w:rsidP="005D311E">
      <w:pPr>
        <w:pStyle w:val="ListParagraph"/>
        <w:spacing w:line="360" w:lineRule="auto"/>
        <w:ind w:left="722" w:firstLine="0"/>
        <w:jc w:val="both"/>
        <w:rPr>
          <w:szCs w:val="24"/>
        </w:rPr>
      </w:pPr>
    </w:p>
    <w:p w14:paraId="19B439C6" w14:textId="27E12C0A" w:rsidR="0088467C" w:rsidRPr="00A540DD" w:rsidRDefault="0088467C" w:rsidP="005D311E">
      <w:pPr>
        <w:pStyle w:val="ListParagraph"/>
        <w:numPr>
          <w:ilvl w:val="0"/>
          <w:numId w:val="17"/>
        </w:numPr>
        <w:spacing w:line="360" w:lineRule="auto"/>
        <w:jc w:val="both"/>
        <w:rPr>
          <w:szCs w:val="24"/>
        </w:rPr>
      </w:pPr>
      <w:r w:rsidRPr="00A540DD">
        <w:rPr>
          <w:rStyle w:val="Strong"/>
          <w:szCs w:val="24"/>
        </w:rPr>
        <w:t>Microcontroller</w:t>
      </w:r>
      <w:r w:rsidRPr="00A540DD">
        <w:rPr>
          <w:szCs w:val="24"/>
        </w:rPr>
        <w:t xml:space="preserve"> – A compact integrated circuit designed to process sensor inputs and control system outputs in embedded systems like the Soil and Temperature Monitoring System.</w:t>
      </w:r>
    </w:p>
    <w:p w14:paraId="04634CEF" w14:textId="77777777" w:rsidR="00927587" w:rsidRPr="00A540DD" w:rsidRDefault="00927587" w:rsidP="005D311E">
      <w:pPr>
        <w:pStyle w:val="ListParagraph"/>
        <w:spacing w:line="360" w:lineRule="auto"/>
        <w:ind w:left="722" w:firstLine="0"/>
        <w:jc w:val="both"/>
        <w:rPr>
          <w:szCs w:val="24"/>
        </w:rPr>
      </w:pPr>
    </w:p>
    <w:p w14:paraId="32191289" w14:textId="708B235F" w:rsidR="0088467C" w:rsidRPr="00A540DD" w:rsidRDefault="0088467C" w:rsidP="005D311E">
      <w:pPr>
        <w:pStyle w:val="ListParagraph"/>
        <w:numPr>
          <w:ilvl w:val="0"/>
          <w:numId w:val="17"/>
        </w:numPr>
        <w:spacing w:line="360" w:lineRule="auto"/>
        <w:jc w:val="both"/>
        <w:rPr>
          <w:szCs w:val="24"/>
        </w:rPr>
      </w:pPr>
      <w:r w:rsidRPr="00A540DD">
        <w:rPr>
          <w:rStyle w:val="Strong"/>
          <w:szCs w:val="24"/>
        </w:rPr>
        <w:t>Real-time Monitoring</w:t>
      </w:r>
      <w:r w:rsidR="0058407B" w:rsidRPr="00A540DD">
        <w:rPr>
          <w:szCs w:val="24"/>
        </w:rPr>
        <w:t>—Continuously collecting and analyzing</w:t>
      </w:r>
      <w:r w:rsidRPr="00A540DD">
        <w:rPr>
          <w:szCs w:val="24"/>
        </w:rPr>
        <w:t xml:space="preserve"> soil and temperature data to provide instant insights and updates.</w:t>
      </w:r>
    </w:p>
    <w:p w14:paraId="2DA3B7ED" w14:textId="77777777" w:rsidR="00927587" w:rsidRPr="00A540DD" w:rsidRDefault="00927587" w:rsidP="005D311E">
      <w:pPr>
        <w:pStyle w:val="ListParagraph"/>
        <w:spacing w:line="360" w:lineRule="auto"/>
        <w:rPr>
          <w:szCs w:val="24"/>
        </w:rPr>
      </w:pPr>
    </w:p>
    <w:p w14:paraId="24D8D658" w14:textId="77777777" w:rsidR="00927587" w:rsidRPr="00A540DD" w:rsidRDefault="00927587" w:rsidP="005D311E">
      <w:pPr>
        <w:pStyle w:val="ListParagraph"/>
        <w:spacing w:line="360" w:lineRule="auto"/>
        <w:ind w:left="722" w:firstLine="0"/>
        <w:jc w:val="both"/>
        <w:rPr>
          <w:szCs w:val="24"/>
        </w:rPr>
      </w:pPr>
    </w:p>
    <w:p w14:paraId="06E8CEB1" w14:textId="0BD1EAEC" w:rsidR="0088467C" w:rsidRPr="00A540DD" w:rsidRDefault="0088467C" w:rsidP="005D311E">
      <w:pPr>
        <w:pStyle w:val="ListParagraph"/>
        <w:numPr>
          <w:ilvl w:val="0"/>
          <w:numId w:val="17"/>
        </w:numPr>
        <w:spacing w:line="360" w:lineRule="auto"/>
        <w:jc w:val="both"/>
        <w:rPr>
          <w:szCs w:val="24"/>
        </w:rPr>
      </w:pPr>
      <w:r w:rsidRPr="00A540DD">
        <w:rPr>
          <w:rStyle w:val="Strong"/>
          <w:szCs w:val="24"/>
        </w:rPr>
        <w:lastRenderedPageBreak/>
        <w:t>Internet of Things (IoT)</w:t>
      </w:r>
      <w:r w:rsidRPr="00A540DD">
        <w:rPr>
          <w:szCs w:val="24"/>
        </w:rPr>
        <w:t xml:space="preserve"> – A network of connected devices that communicate and exchange data, enabling remote monitoring and automation.</w:t>
      </w:r>
    </w:p>
    <w:p w14:paraId="0F2E1610" w14:textId="77777777" w:rsidR="00927587" w:rsidRPr="00A540DD" w:rsidRDefault="00927587" w:rsidP="005D311E">
      <w:pPr>
        <w:pStyle w:val="ListParagraph"/>
        <w:spacing w:line="360" w:lineRule="auto"/>
        <w:ind w:left="722" w:firstLine="0"/>
        <w:jc w:val="both"/>
        <w:rPr>
          <w:szCs w:val="24"/>
        </w:rPr>
      </w:pPr>
    </w:p>
    <w:p w14:paraId="2C4E0344" w14:textId="76110B5F" w:rsidR="0088467C" w:rsidRPr="00A540DD" w:rsidRDefault="0088467C" w:rsidP="005D311E">
      <w:pPr>
        <w:pStyle w:val="ListParagraph"/>
        <w:numPr>
          <w:ilvl w:val="0"/>
          <w:numId w:val="17"/>
        </w:numPr>
        <w:spacing w:line="360" w:lineRule="auto"/>
        <w:jc w:val="both"/>
        <w:rPr>
          <w:szCs w:val="24"/>
        </w:rPr>
      </w:pPr>
      <w:r w:rsidRPr="00A540DD">
        <w:rPr>
          <w:rStyle w:val="Strong"/>
          <w:szCs w:val="24"/>
        </w:rPr>
        <w:t>Cloud-based Storage</w:t>
      </w:r>
      <w:r w:rsidRPr="00A540DD">
        <w:rPr>
          <w:szCs w:val="24"/>
        </w:rPr>
        <w:t xml:space="preserve"> – A digital storage system that allows data to be saved, accessed, and synchronized across multiple devices via the internet.</w:t>
      </w:r>
    </w:p>
    <w:p w14:paraId="7BEBB36E" w14:textId="77777777" w:rsidR="00927587" w:rsidRPr="00A540DD" w:rsidRDefault="00927587" w:rsidP="005D311E">
      <w:pPr>
        <w:pStyle w:val="ListParagraph"/>
        <w:spacing w:line="360" w:lineRule="auto"/>
        <w:rPr>
          <w:szCs w:val="24"/>
        </w:rPr>
      </w:pPr>
    </w:p>
    <w:p w14:paraId="06EE381F" w14:textId="77777777" w:rsidR="00927587" w:rsidRPr="00A540DD" w:rsidRDefault="00927587" w:rsidP="005D311E">
      <w:pPr>
        <w:pStyle w:val="ListParagraph"/>
        <w:spacing w:line="360" w:lineRule="auto"/>
        <w:ind w:left="722" w:firstLine="0"/>
        <w:jc w:val="both"/>
        <w:rPr>
          <w:szCs w:val="24"/>
        </w:rPr>
      </w:pPr>
    </w:p>
    <w:p w14:paraId="24BF782F" w14:textId="1A0D27CB" w:rsidR="004F69D5" w:rsidRPr="00A540DD" w:rsidRDefault="00927587" w:rsidP="005D311E">
      <w:pPr>
        <w:spacing w:line="360" w:lineRule="auto"/>
        <w:jc w:val="both"/>
        <w:rPr>
          <w:szCs w:val="24"/>
        </w:rPr>
      </w:pPr>
      <w:r w:rsidRPr="00A540DD">
        <w:rPr>
          <w:rStyle w:val="Strong"/>
          <w:b w:val="0"/>
          <w:bCs w:val="0"/>
          <w:szCs w:val="24"/>
        </w:rPr>
        <w:t xml:space="preserve">9. </w:t>
      </w:r>
      <w:r w:rsidR="0088467C" w:rsidRPr="00A540DD">
        <w:rPr>
          <w:rStyle w:val="Strong"/>
          <w:szCs w:val="24"/>
        </w:rPr>
        <w:t>Data Analytics</w:t>
      </w:r>
      <w:r w:rsidR="0088467C" w:rsidRPr="00A540DD">
        <w:rPr>
          <w:szCs w:val="24"/>
        </w:rPr>
        <w:t xml:space="preserve"> – </w:t>
      </w:r>
      <w:r w:rsidR="0058407B" w:rsidRPr="00A540DD">
        <w:rPr>
          <w:szCs w:val="24"/>
        </w:rPr>
        <w:t>Analyzing</w:t>
      </w:r>
      <w:r w:rsidR="0088467C" w:rsidRPr="00A540DD">
        <w:rPr>
          <w:szCs w:val="24"/>
        </w:rPr>
        <w:t xml:space="preserve"> collected data to identify patterns, trends, and insights for better decision-making.</w:t>
      </w:r>
    </w:p>
    <w:p w14:paraId="0250D709" w14:textId="77777777" w:rsidR="00927587" w:rsidRPr="00A540DD" w:rsidRDefault="00927587" w:rsidP="005D311E">
      <w:pPr>
        <w:pStyle w:val="ListParagraph"/>
        <w:spacing w:line="360" w:lineRule="auto"/>
        <w:ind w:left="722" w:firstLine="0"/>
        <w:jc w:val="both"/>
        <w:rPr>
          <w:szCs w:val="24"/>
        </w:rPr>
      </w:pPr>
    </w:p>
    <w:p w14:paraId="4A4E9DD8" w14:textId="77777777" w:rsidR="0058407B" w:rsidRPr="00A540DD" w:rsidRDefault="0058407B" w:rsidP="005D311E">
      <w:pPr>
        <w:spacing w:line="360" w:lineRule="auto"/>
        <w:jc w:val="both"/>
        <w:rPr>
          <w:szCs w:val="24"/>
        </w:rPr>
      </w:pPr>
      <w:r w:rsidRPr="00A540DD">
        <w:rPr>
          <w:rStyle w:val="Strong"/>
          <w:b w:val="0"/>
          <w:bCs w:val="0"/>
          <w:szCs w:val="24"/>
        </w:rPr>
        <w:t>10</w:t>
      </w:r>
      <w:r w:rsidRPr="00A540DD">
        <w:rPr>
          <w:rStyle w:val="Strong"/>
          <w:szCs w:val="24"/>
        </w:rPr>
        <w:t xml:space="preserve">. </w:t>
      </w:r>
      <w:r w:rsidR="0088467C" w:rsidRPr="00A540DD">
        <w:rPr>
          <w:rStyle w:val="Strong"/>
          <w:szCs w:val="24"/>
        </w:rPr>
        <w:t>Precision Agriculture</w:t>
      </w:r>
      <w:r w:rsidR="0088467C" w:rsidRPr="00A540DD">
        <w:rPr>
          <w:szCs w:val="24"/>
        </w:rPr>
        <w:t xml:space="preserve"> – A farming approach that uses</w:t>
      </w:r>
    </w:p>
    <w:p w14:paraId="794EC760" w14:textId="139C9C01" w:rsidR="0088467C" w:rsidRPr="00A540DD" w:rsidRDefault="0088467C" w:rsidP="005D311E">
      <w:pPr>
        <w:spacing w:line="360" w:lineRule="auto"/>
        <w:ind w:left="0" w:firstLine="0"/>
        <w:jc w:val="both"/>
        <w:rPr>
          <w:szCs w:val="24"/>
        </w:rPr>
      </w:pPr>
      <w:r w:rsidRPr="00A540DD">
        <w:rPr>
          <w:szCs w:val="24"/>
        </w:rPr>
        <w:t>technology to monitor and optimize crop production, resource</w:t>
      </w:r>
      <w:r w:rsidR="00927587" w:rsidRPr="00A540DD">
        <w:rPr>
          <w:szCs w:val="24"/>
        </w:rPr>
        <w:t xml:space="preserve"> </w:t>
      </w:r>
      <w:r w:rsidRPr="00A540DD">
        <w:rPr>
          <w:szCs w:val="24"/>
        </w:rPr>
        <w:t>management, and environmental sustainability.</w:t>
      </w:r>
    </w:p>
    <w:p w14:paraId="5E43B0A0" w14:textId="0B10EAD0" w:rsidR="0088467C" w:rsidRPr="00A540DD" w:rsidRDefault="00927587" w:rsidP="005D311E">
      <w:pPr>
        <w:spacing w:line="360" w:lineRule="auto"/>
        <w:ind w:left="2" w:firstLine="0"/>
        <w:jc w:val="both"/>
        <w:rPr>
          <w:szCs w:val="24"/>
        </w:rPr>
      </w:pPr>
      <w:r w:rsidRPr="00A540DD">
        <w:rPr>
          <w:rStyle w:val="Strong"/>
          <w:b w:val="0"/>
          <w:bCs w:val="0"/>
          <w:szCs w:val="24"/>
        </w:rPr>
        <w:t>11.</w:t>
      </w:r>
      <w:r w:rsidR="0058407B" w:rsidRPr="00A540DD">
        <w:rPr>
          <w:rStyle w:val="Strong"/>
          <w:b w:val="0"/>
          <w:bCs w:val="0"/>
          <w:szCs w:val="24"/>
        </w:rPr>
        <w:t xml:space="preserve"> </w:t>
      </w:r>
      <w:r w:rsidR="0088467C" w:rsidRPr="00A540DD">
        <w:rPr>
          <w:rStyle w:val="Strong"/>
          <w:szCs w:val="24"/>
        </w:rPr>
        <w:t>Irrigation System</w:t>
      </w:r>
      <w:r w:rsidR="0088467C" w:rsidRPr="00A540DD">
        <w:rPr>
          <w:szCs w:val="24"/>
        </w:rPr>
        <w:t xml:space="preserve"> – A system used to supply water to crops</w:t>
      </w:r>
      <w:r w:rsidRPr="00A540DD">
        <w:rPr>
          <w:szCs w:val="24"/>
        </w:rPr>
        <w:t xml:space="preserve"> </w:t>
      </w:r>
      <w:r w:rsidR="0088467C" w:rsidRPr="00A540DD">
        <w:rPr>
          <w:szCs w:val="24"/>
        </w:rPr>
        <w:t>artificially, which can be automated based on soil moisture levels.</w:t>
      </w:r>
    </w:p>
    <w:p w14:paraId="230CF379" w14:textId="77777777" w:rsidR="00927587" w:rsidRPr="00A540DD" w:rsidRDefault="00927587" w:rsidP="005D311E">
      <w:pPr>
        <w:spacing w:line="360" w:lineRule="auto"/>
        <w:ind w:left="2" w:firstLine="0"/>
        <w:jc w:val="both"/>
        <w:rPr>
          <w:szCs w:val="24"/>
        </w:rPr>
      </w:pPr>
    </w:p>
    <w:p w14:paraId="65DBC29D" w14:textId="42E52E7E" w:rsidR="0088467C" w:rsidRPr="00A540DD" w:rsidRDefault="0058407B" w:rsidP="005D311E">
      <w:pPr>
        <w:spacing w:line="360" w:lineRule="auto"/>
        <w:jc w:val="both"/>
        <w:rPr>
          <w:szCs w:val="24"/>
        </w:rPr>
      </w:pPr>
      <w:r w:rsidRPr="00A540DD">
        <w:rPr>
          <w:rStyle w:val="Strong"/>
          <w:b w:val="0"/>
          <w:bCs w:val="0"/>
          <w:szCs w:val="24"/>
        </w:rPr>
        <w:t>1</w:t>
      </w:r>
      <w:r w:rsidR="00927587" w:rsidRPr="00A540DD">
        <w:rPr>
          <w:rStyle w:val="Strong"/>
          <w:b w:val="0"/>
          <w:bCs w:val="0"/>
          <w:szCs w:val="24"/>
        </w:rPr>
        <w:t>2</w:t>
      </w:r>
      <w:r w:rsidRPr="00A540DD">
        <w:rPr>
          <w:rStyle w:val="Strong"/>
          <w:b w:val="0"/>
          <w:bCs w:val="0"/>
          <w:szCs w:val="24"/>
        </w:rPr>
        <w:t>.</w:t>
      </w:r>
      <w:r w:rsidRPr="00A540DD">
        <w:rPr>
          <w:rStyle w:val="Strong"/>
          <w:szCs w:val="24"/>
        </w:rPr>
        <w:t xml:space="preserve"> </w:t>
      </w:r>
      <w:r w:rsidR="0088467C" w:rsidRPr="00A540DD">
        <w:rPr>
          <w:rStyle w:val="Strong"/>
          <w:szCs w:val="24"/>
        </w:rPr>
        <w:t>Remote Monitoring</w:t>
      </w:r>
      <w:r w:rsidR="0088467C" w:rsidRPr="00A540DD">
        <w:rPr>
          <w:szCs w:val="24"/>
        </w:rPr>
        <w:t xml:space="preserve"> – The ability to track and analyze soil and temperature conditions from a distant location using communication technologies.</w:t>
      </w:r>
    </w:p>
    <w:p w14:paraId="6D3560D3" w14:textId="77777777" w:rsidR="00927587" w:rsidRPr="00A540DD" w:rsidRDefault="00927587" w:rsidP="005D311E">
      <w:pPr>
        <w:spacing w:line="360" w:lineRule="auto"/>
        <w:jc w:val="both"/>
        <w:rPr>
          <w:szCs w:val="24"/>
        </w:rPr>
      </w:pPr>
    </w:p>
    <w:p w14:paraId="3AC5EEBB" w14:textId="642C0FE5" w:rsidR="0088467C" w:rsidRPr="00A540DD" w:rsidRDefault="0058407B" w:rsidP="005D311E">
      <w:pPr>
        <w:spacing w:line="360" w:lineRule="auto"/>
        <w:jc w:val="both"/>
        <w:rPr>
          <w:szCs w:val="24"/>
        </w:rPr>
      </w:pPr>
      <w:r w:rsidRPr="00A540DD">
        <w:rPr>
          <w:rStyle w:val="Strong"/>
          <w:b w:val="0"/>
          <w:bCs w:val="0"/>
          <w:szCs w:val="24"/>
        </w:rPr>
        <w:t>1</w:t>
      </w:r>
      <w:r w:rsidR="00927587" w:rsidRPr="00A540DD">
        <w:rPr>
          <w:rStyle w:val="Strong"/>
          <w:b w:val="0"/>
          <w:bCs w:val="0"/>
          <w:szCs w:val="24"/>
        </w:rPr>
        <w:t>3</w:t>
      </w:r>
      <w:r w:rsidRPr="00A540DD">
        <w:rPr>
          <w:rStyle w:val="Strong"/>
          <w:b w:val="0"/>
          <w:bCs w:val="0"/>
          <w:szCs w:val="24"/>
        </w:rPr>
        <w:t>.</w:t>
      </w:r>
      <w:r w:rsidRPr="00A540DD">
        <w:rPr>
          <w:rStyle w:val="Strong"/>
          <w:szCs w:val="24"/>
        </w:rPr>
        <w:t xml:space="preserve"> </w:t>
      </w:r>
      <w:r w:rsidR="0088467C" w:rsidRPr="00A540DD">
        <w:rPr>
          <w:rStyle w:val="Strong"/>
          <w:szCs w:val="24"/>
        </w:rPr>
        <w:t>Automated System</w:t>
      </w:r>
      <w:r w:rsidR="0088467C" w:rsidRPr="00A540DD">
        <w:rPr>
          <w:szCs w:val="24"/>
        </w:rPr>
        <w:t xml:space="preserve"> – A system that operates with minimal human intervention, enhancing efficiency and accuracy in monitoring and decision-making.</w:t>
      </w:r>
    </w:p>
    <w:p w14:paraId="096AA839" w14:textId="77777777" w:rsidR="00927587" w:rsidRPr="00A540DD" w:rsidRDefault="00927587" w:rsidP="005D311E">
      <w:pPr>
        <w:spacing w:line="360" w:lineRule="auto"/>
        <w:jc w:val="both"/>
        <w:rPr>
          <w:szCs w:val="24"/>
        </w:rPr>
      </w:pPr>
    </w:p>
    <w:p w14:paraId="566452C6" w14:textId="5BC458FD" w:rsidR="0088467C" w:rsidRPr="00A540DD" w:rsidRDefault="0058407B" w:rsidP="005D311E">
      <w:pPr>
        <w:spacing w:line="360" w:lineRule="auto"/>
        <w:jc w:val="both"/>
        <w:rPr>
          <w:szCs w:val="24"/>
        </w:rPr>
      </w:pPr>
      <w:r w:rsidRPr="00A540DD">
        <w:rPr>
          <w:rStyle w:val="Strong"/>
          <w:b w:val="0"/>
          <w:bCs w:val="0"/>
          <w:szCs w:val="24"/>
        </w:rPr>
        <w:lastRenderedPageBreak/>
        <w:t>1</w:t>
      </w:r>
      <w:r w:rsidR="00927587" w:rsidRPr="00A540DD">
        <w:rPr>
          <w:rStyle w:val="Strong"/>
          <w:b w:val="0"/>
          <w:bCs w:val="0"/>
          <w:szCs w:val="24"/>
        </w:rPr>
        <w:t>4</w:t>
      </w:r>
      <w:r w:rsidRPr="00A540DD">
        <w:rPr>
          <w:rStyle w:val="Strong"/>
          <w:b w:val="0"/>
          <w:bCs w:val="0"/>
          <w:szCs w:val="24"/>
        </w:rPr>
        <w:t>.</w:t>
      </w:r>
      <w:r w:rsidRPr="00A540DD">
        <w:rPr>
          <w:rStyle w:val="Strong"/>
          <w:szCs w:val="24"/>
        </w:rPr>
        <w:t xml:space="preserve"> </w:t>
      </w:r>
      <w:r w:rsidR="0088467C" w:rsidRPr="00A540DD">
        <w:rPr>
          <w:rStyle w:val="Strong"/>
          <w:szCs w:val="24"/>
        </w:rPr>
        <w:t>Sustainable Agriculture</w:t>
      </w:r>
      <w:r w:rsidR="0088467C" w:rsidRPr="00A540DD">
        <w:rPr>
          <w:szCs w:val="24"/>
        </w:rPr>
        <w:t xml:space="preserve"> – Farming practices that prioritize environmental conservation, efficient resource use, and long-term productivity.</w:t>
      </w:r>
    </w:p>
    <w:p w14:paraId="1696CA4A" w14:textId="77777777" w:rsidR="00927587" w:rsidRPr="00A540DD" w:rsidRDefault="00927587" w:rsidP="005D311E">
      <w:pPr>
        <w:spacing w:line="360" w:lineRule="auto"/>
        <w:jc w:val="both"/>
        <w:rPr>
          <w:szCs w:val="24"/>
        </w:rPr>
      </w:pPr>
    </w:p>
    <w:p w14:paraId="61C863C6" w14:textId="31DB2D55" w:rsidR="0088467C" w:rsidRPr="00A540DD" w:rsidRDefault="0058407B" w:rsidP="005D311E">
      <w:pPr>
        <w:spacing w:line="360" w:lineRule="auto"/>
        <w:jc w:val="both"/>
        <w:rPr>
          <w:szCs w:val="24"/>
        </w:rPr>
      </w:pPr>
      <w:r w:rsidRPr="00A540DD">
        <w:rPr>
          <w:rStyle w:val="Strong"/>
          <w:b w:val="0"/>
          <w:bCs w:val="0"/>
          <w:szCs w:val="24"/>
        </w:rPr>
        <w:t>1</w:t>
      </w:r>
      <w:r w:rsidR="00927587" w:rsidRPr="00A540DD">
        <w:rPr>
          <w:rStyle w:val="Strong"/>
          <w:b w:val="0"/>
          <w:bCs w:val="0"/>
          <w:szCs w:val="24"/>
        </w:rPr>
        <w:t>5</w:t>
      </w:r>
      <w:r w:rsidRPr="00A540DD">
        <w:rPr>
          <w:rStyle w:val="Strong"/>
          <w:b w:val="0"/>
          <w:bCs w:val="0"/>
          <w:szCs w:val="24"/>
        </w:rPr>
        <w:t>.</w:t>
      </w:r>
      <w:r w:rsidRPr="00A540DD">
        <w:rPr>
          <w:rStyle w:val="Strong"/>
          <w:szCs w:val="24"/>
        </w:rPr>
        <w:t xml:space="preserve"> </w:t>
      </w:r>
      <w:r w:rsidR="0088467C" w:rsidRPr="00A540DD">
        <w:rPr>
          <w:rStyle w:val="Strong"/>
          <w:szCs w:val="24"/>
        </w:rPr>
        <w:t>Climate Variability</w:t>
      </w:r>
      <w:r w:rsidR="0088467C" w:rsidRPr="00A540DD">
        <w:rPr>
          <w:szCs w:val="24"/>
        </w:rPr>
        <w:t xml:space="preserve"> – The natural fluctuations in climate conditions, including temperature, rainfall, and humidity, which impact agricultural productivity.</w:t>
      </w:r>
    </w:p>
    <w:p w14:paraId="4066F56A" w14:textId="77777777" w:rsidR="00927587" w:rsidRPr="00A540DD" w:rsidRDefault="00927587" w:rsidP="005D311E">
      <w:pPr>
        <w:spacing w:line="360" w:lineRule="auto"/>
        <w:jc w:val="both"/>
        <w:rPr>
          <w:szCs w:val="24"/>
        </w:rPr>
      </w:pPr>
    </w:p>
    <w:p w14:paraId="5FA887B5" w14:textId="48E1ADB0" w:rsidR="0088467C" w:rsidRPr="00A540DD" w:rsidRDefault="0058407B" w:rsidP="005D311E">
      <w:pPr>
        <w:spacing w:line="360" w:lineRule="auto"/>
        <w:jc w:val="both"/>
        <w:rPr>
          <w:szCs w:val="24"/>
        </w:rPr>
      </w:pPr>
      <w:r w:rsidRPr="00A540DD">
        <w:rPr>
          <w:rStyle w:val="Strong"/>
          <w:b w:val="0"/>
          <w:bCs w:val="0"/>
          <w:szCs w:val="24"/>
        </w:rPr>
        <w:t>1</w:t>
      </w:r>
      <w:r w:rsidR="00927587" w:rsidRPr="00A540DD">
        <w:rPr>
          <w:rStyle w:val="Strong"/>
          <w:b w:val="0"/>
          <w:bCs w:val="0"/>
          <w:szCs w:val="24"/>
        </w:rPr>
        <w:t>6</w:t>
      </w:r>
      <w:r w:rsidRPr="00A540DD">
        <w:rPr>
          <w:rStyle w:val="Strong"/>
          <w:b w:val="0"/>
          <w:bCs w:val="0"/>
          <w:szCs w:val="24"/>
        </w:rPr>
        <w:t>.</w:t>
      </w:r>
      <w:r w:rsidRPr="00A540DD">
        <w:rPr>
          <w:rStyle w:val="Strong"/>
          <w:szCs w:val="24"/>
        </w:rPr>
        <w:t xml:space="preserve"> </w:t>
      </w:r>
      <w:r w:rsidR="0088467C" w:rsidRPr="00A540DD">
        <w:rPr>
          <w:rStyle w:val="Strong"/>
          <w:szCs w:val="24"/>
        </w:rPr>
        <w:t>Energy Efficiency</w:t>
      </w:r>
      <w:r w:rsidR="0088467C" w:rsidRPr="00A540DD">
        <w:rPr>
          <w:szCs w:val="24"/>
        </w:rPr>
        <w:t xml:space="preserve"> – The optimal use of energy resources in agricultural processes, reducing waste and lowering operational costs.</w:t>
      </w:r>
    </w:p>
    <w:p w14:paraId="14D10C09" w14:textId="77777777" w:rsidR="00927587" w:rsidRPr="00A540DD" w:rsidRDefault="00927587" w:rsidP="005D311E">
      <w:pPr>
        <w:spacing w:line="360" w:lineRule="auto"/>
        <w:jc w:val="both"/>
        <w:rPr>
          <w:szCs w:val="24"/>
        </w:rPr>
      </w:pPr>
    </w:p>
    <w:p w14:paraId="5F6B105B" w14:textId="32C7799B" w:rsidR="0088467C" w:rsidRPr="00A540DD" w:rsidRDefault="0058407B" w:rsidP="005D311E">
      <w:pPr>
        <w:spacing w:line="360" w:lineRule="auto"/>
        <w:jc w:val="both"/>
        <w:rPr>
          <w:szCs w:val="24"/>
        </w:rPr>
      </w:pPr>
      <w:r w:rsidRPr="00A540DD">
        <w:rPr>
          <w:rStyle w:val="Strong"/>
          <w:b w:val="0"/>
          <w:bCs w:val="0"/>
          <w:szCs w:val="24"/>
        </w:rPr>
        <w:t>1</w:t>
      </w:r>
      <w:r w:rsidR="00927587" w:rsidRPr="00A540DD">
        <w:rPr>
          <w:rStyle w:val="Strong"/>
          <w:b w:val="0"/>
          <w:bCs w:val="0"/>
          <w:szCs w:val="24"/>
        </w:rPr>
        <w:t>7</w:t>
      </w:r>
      <w:r w:rsidRPr="00A540DD">
        <w:rPr>
          <w:rStyle w:val="Strong"/>
          <w:szCs w:val="24"/>
        </w:rPr>
        <w:t xml:space="preserve">. </w:t>
      </w:r>
      <w:r w:rsidR="0088467C" w:rsidRPr="00A540DD">
        <w:rPr>
          <w:rStyle w:val="Strong"/>
          <w:szCs w:val="24"/>
        </w:rPr>
        <w:t>Data Logging</w:t>
      </w:r>
      <w:r w:rsidR="0088467C" w:rsidRPr="00A540DD">
        <w:rPr>
          <w:szCs w:val="24"/>
        </w:rPr>
        <w:t xml:space="preserve"> – The continuous recording of sensor readings for historical analysis and long-term environmental assessment.</w:t>
      </w:r>
    </w:p>
    <w:p w14:paraId="2990FBF6" w14:textId="77777777" w:rsidR="00927587" w:rsidRPr="00A540DD" w:rsidRDefault="00927587" w:rsidP="005D311E">
      <w:pPr>
        <w:spacing w:line="360" w:lineRule="auto"/>
        <w:jc w:val="both"/>
        <w:rPr>
          <w:szCs w:val="24"/>
        </w:rPr>
      </w:pPr>
    </w:p>
    <w:p w14:paraId="295F5897" w14:textId="3A1EDF3D" w:rsidR="0088467C" w:rsidRPr="00A540DD" w:rsidRDefault="0058407B" w:rsidP="005D311E">
      <w:pPr>
        <w:spacing w:line="360" w:lineRule="auto"/>
        <w:jc w:val="both"/>
        <w:rPr>
          <w:szCs w:val="24"/>
        </w:rPr>
      </w:pPr>
      <w:r w:rsidRPr="00A540DD">
        <w:rPr>
          <w:rStyle w:val="Strong"/>
          <w:b w:val="0"/>
          <w:bCs w:val="0"/>
          <w:szCs w:val="24"/>
        </w:rPr>
        <w:t>1</w:t>
      </w:r>
      <w:r w:rsidR="00927587" w:rsidRPr="00A540DD">
        <w:rPr>
          <w:rStyle w:val="Strong"/>
          <w:b w:val="0"/>
          <w:bCs w:val="0"/>
          <w:szCs w:val="24"/>
        </w:rPr>
        <w:t>8</w:t>
      </w:r>
      <w:r w:rsidRPr="00A540DD">
        <w:rPr>
          <w:rStyle w:val="Strong"/>
          <w:b w:val="0"/>
          <w:bCs w:val="0"/>
          <w:szCs w:val="24"/>
        </w:rPr>
        <w:t>.</w:t>
      </w:r>
      <w:r w:rsidRPr="00A540DD">
        <w:rPr>
          <w:rStyle w:val="Strong"/>
          <w:szCs w:val="24"/>
        </w:rPr>
        <w:t xml:space="preserve"> </w:t>
      </w:r>
      <w:r w:rsidR="0088467C" w:rsidRPr="00A540DD">
        <w:rPr>
          <w:rStyle w:val="Strong"/>
          <w:szCs w:val="24"/>
        </w:rPr>
        <w:t>Environmental Monitoring</w:t>
      </w:r>
      <w:r w:rsidR="0088467C" w:rsidRPr="00A540DD">
        <w:rPr>
          <w:szCs w:val="24"/>
        </w:rPr>
        <w:t xml:space="preserve"> – The systematic observation and assessment of environmental conditions, such as soil health and temperature changes, for research and management purposes.</w:t>
      </w:r>
    </w:p>
    <w:p w14:paraId="4D66FCF4" w14:textId="77777777" w:rsidR="00927587" w:rsidRPr="00A540DD" w:rsidRDefault="00927587" w:rsidP="005D311E">
      <w:pPr>
        <w:spacing w:line="360" w:lineRule="auto"/>
        <w:jc w:val="both"/>
        <w:rPr>
          <w:szCs w:val="24"/>
        </w:rPr>
      </w:pPr>
    </w:p>
    <w:p w14:paraId="49D6510D" w14:textId="0302F5A9" w:rsidR="0088467C" w:rsidRPr="00A540DD" w:rsidRDefault="0058407B" w:rsidP="005D311E">
      <w:pPr>
        <w:spacing w:line="360" w:lineRule="auto"/>
        <w:jc w:val="both"/>
        <w:rPr>
          <w:szCs w:val="24"/>
        </w:rPr>
      </w:pPr>
      <w:r w:rsidRPr="00A540DD">
        <w:rPr>
          <w:rStyle w:val="Strong"/>
          <w:b w:val="0"/>
          <w:bCs w:val="0"/>
          <w:szCs w:val="24"/>
        </w:rPr>
        <w:t>1</w:t>
      </w:r>
      <w:r w:rsidR="00927587" w:rsidRPr="00A540DD">
        <w:rPr>
          <w:rStyle w:val="Strong"/>
          <w:b w:val="0"/>
          <w:bCs w:val="0"/>
          <w:szCs w:val="24"/>
        </w:rPr>
        <w:t>9</w:t>
      </w:r>
      <w:r w:rsidRPr="00A540DD">
        <w:rPr>
          <w:rStyle w:val="Strong"/>
          <w:b w:val="0"/>
          <w:bCs w:val="0"/>
          <w:szCs w:val="24"/>
        </w:rPr>
        <w:t>.</w:t>
      </w:r>
      <w:r w:rsidRPr="00A540DD">
        <w:rPr>
          <w:rStyle w:val="Strong"/>
          <w:szCs w:val="24"/>
        </w:rPr>
        <w:t xml:space="preserve"> </w:t>
      </w:r>
      <w:r w:rsidR="0088467C" w:rsidRPr="00A540DD">
        <w:rPr>
          <w:rStyle w:val="Strong"/>
          <w:szCs w:val="24"/>
        </w:rPr>
        <w:t>Scalability</w:t>
      </w:r>
      <w:r w:rsidR="0088467C" w:rsidRPr="00A540DD">
        <w:rPr>
          <w:szCs w:val="24"/>
        </w:rPr>
        <w:t xml:space="preserve"> – The ability of the monitoring system to expand or adapt to different agricultural environments, research applications, or farm sizes.</w:t>
      </w:r>
    </w:p>
    <w:p w14:paraId="2396FFC8" w14:textId="77777777" w:rsidR="00927587" w:rsidRPr="00A540DD" w:rsidRDefault="00927587" w:rsidP="005D311E">
      <w:pPr>
        <w:spacing w:line="360" w:lineRule="auto"/>
        <w:jc w:val="both"/>
        <w:rPr>
          <w:szCs w:val="24"/>
        </w:rPr>
      </w:pPr>
    </w:p>
    <w:p w14:paraId="13BB054E" w14:textId="43004EB1" w:rsidR="004F69D5" w:rsidRPr="00A540DD" w:rsidRDefault="00927587" w:rsidP="00725052">
      <w:pPr>
        <w:spacing w:line="360" w:lineRule="auto"/>
        <w:jc w:val="both"/>
        <w:rPr>
          <w:szCs w:val="24"/>
        </w:rPr>
      </w:pPr>
      <w:r w:rsidRPr="00A540DD">
        <w:rPr>
          <w:rStyle w:val="Strong"/>
          <w:b w:val="0"/>
          <w:bCs w:val="0"/>
          <w:szCs w:val="24"/>
        </w:rPr>
        <w:t>20</w:t>
      </w:r>
      <w:r w:rsidR="0058407B" w:rsidRPr="00A540DD">
        <w:rPr>
          <w:rStyle w:val="Strong"/>
          <w:b w:val="0"/>
          <w:bCs w:val="0"/>
          <w:szCs w:val="24"/>
        </w:rPr>
        <w:t>.</w:t>
      </w:r>
      <w:r w:rsidR="0058407B" w:rsidRPr="00A540DD">
        <w:rPr>
          <w:rStyle w:val="Strong"/>
          <w:szCs w:val="24"/>
        </w:rPr>
        <w:t xml:space="preserve"> </w:t>
      </w:r>
      <w:r w:rsidR="0088467C" w:rsidRPr="00A540DD">
        <w:rPr>
          <w:rStyle w:val="Strong"/>
          <w:szCs w:val="24"/>
        </w:rPr>
        <w:t>Decision Support System (DSS)</w:t>
      </w:r>
      <w:r w:rsidR="0088467C" w:rsidRPr="00A540DD">
        <w:rPr>
          <w:szCs w:val="24"/>
        </w:rPr>
        <w:t xml:space="preserve"> – A technology-driven tool that provides farmers and researchers with data-driven recommendations for improved land and crop management</w:t>
      </w:r>
      <w:r w:rsidR="00725052">
        <w:rPr>
          <w:szCs w:val="24"/>
        </w:rPr>
        <w:t>.</w:t>
      </w:r>
    </w:p>
    <w:p w14:paraId="4C848F4A" w14:textId="2DC3486E" w:rsidR="00374CCA" w:rsidRPr="00A540DD" w:rsidRDefault="00374CCA" w:rsidP="005D311E">
      <w:pPr>
        <w:spacing w:after="325" w:line="360" w:lineRule="auto"/>
        <w:ind w:left="732" w:right="720"/>
        <w:jc w:val="center"/>
        <w:rPr>
          <w:szCs w:val="24"/>
        </w:rPr>
      </w:pPr>
      <w:r w:rsidRPr="00A540DD">
        <w:rPr>
          <w:szCs w:val="24"/>
        </w:rPr>
        <w:lastRenderedPageBreak/>
        <w:t>CHAPTER 2</w:t>
      </w:r>
    </w:p>
    <w:p w14:paraId="6946F2CC" w14:textId="4950C570" w:rsidR="00737525" w:rsidRDefault="00374CCA" w:rsidP="005D311E">
      <w:pPr>
        <w:spacing w:after="325" w:line="360" w:lineRule="auto"/>
        <w:ind w:left="732" w:right="720"/>
        <w:jc w:val="center"/>
        <w:rPr>
          <w:szCs w:val="24"/>
        </w:rPr>
      </w:pPr>
      <w:r w:rsidRPr="00A540DD">
        <w:rPr>
          <w:szCs w:val="24"/>
        </w:rPr>
        <w:t>RRL</w:t>
      </w:r>
    </w:p>
    <w:p w14:paraId="3AB329DD" w14:textId="55101BC9" w:rsidR="00A766CD" w:rsidRDefault="00A766CD" w:rsidP="005D311E">
      <w:pPr>
        <w:spacing w:after="325" w:line="360" w:lineRule="auto"/>
        <w:ind w:left="732" w:right="720"/>
        <w:jc w:val="center"/>
        <w:rPr>
          <w:b/>
          <w:bCs/>
        </w:rPr>
      </w:pPr>
      <w:r>
        <w:rPr>
          <w:b/>
          <w:bCs/>
        </w:rPr>
        <w:t>Review and Related Literature</w:t>
      </w:r>
    </w:p>
    <w:p w14:paraId="6733A0EF" w14:textId="225073C4" w:rsidR="00A766CD" w:rsidRDefault="00A766CD" w:rsidP="005D311E">
      <w:pPr>
        <w:spacing w:after="325" w:line="360" w:lineRule="auto"/>
        <w:ind w:left="732" w:right="720" w:firstLine="708"/>
        <w:jc w:val="both"/>
        <w:rPr>
          <w:szCs w:val="24"/>
        </w:rPr>
      </w:pPr>
      <w:r w:rsidRPr="00A766CD">
        <w:rPr>
          <w:szCs w:val="24"/>
        </w:rPr>
        <w:t xml:space="preserve">This chapter reviews the literature, theories, and case studies relevant to </w:t>
      </w:r>
      <w:r w:rsidR="00C23033">
        <w:rPr>
          <w:szCs w:val="24"/>
        </w:rPr>
        <w:t>developing</w:t>
      </w:r>
      <w:r w:rsidRPr="00A766CD">
        <w:rPr>
          <w:szCs w:val="24"/>
        </w:rPr>
        <w:t xml:space="preserve"> a soil and temperature monitoring system.</w:t>
      </w:r>
      <w:r w:rsidR="00122388">
        <w:rPr>
          <w:szCs w:val="24"/>
        </w:rPr>
        <w:t xml:space="preserve"> Based on </w:t>
      </w:r>
      <w:r w:rsidR="00122388" w:rsidRPr="00122388">
        <w:rPr>
          <w:szCs w:val="24"/>
        </w:rPr>
        <w:t xml:space="preserve">van </w:t>
      </w:r>
      <w:proofErr w:type="spellStart"/>
      <w:r w:rsidR="00122388" w:rsidRPr="00122388">
        <w:rPr>
          <w:szCs w:val="24"/>
        </w:rPr>
        <w:t>Bennekum</w:t>
      </w:r>
      <w:proofErr w:type="spellEnd"/>
      <w:r w:rsidR="00122388">
        <w:rPr>
          <w:szCs w:val="24"/>
        </w:rPr>
        <w:t xml:space="preserve">, </w:t>
      </w:r>
      <w:r w:rsidR="00122388" w:rsidRPr="00122388">
        <w:rPr>
          <w:szCs w:val="24"/>
        </w:rPr>
        <w:t>Beedle</w:t>
      </w:r>
      <w:r w:rsidR="00122388">
        <w:rPr>
          <w:szCs w:val="24"/>
        </w:rPr>
        <w:t xml:space="preserve">, and </w:t>
      </w:r>
      <w:r w:rsidR="00122388" w:rsidRPr="00122388">
        <w:rPr>
          <w:szCs w:val="24"/>
        </w:rPr>
        <w:t>Beck</w:t>
      </w:r>
      <w:r w:rsidR="00122388">
        <w:rPr>
          <w:szCs w:val="24"/>
        </w:rPr>
        <w:t xml:space="preserve"> in 2001</w:t>
      </w:r>
      <w:r w:rsidR="00DD5A5E" w:rsidRPr="00A766CD">
        <w:rPr>
          <w:szCs w:val="24"/>
        </w:rPr>
        <w:t>, this review focuses on integrating</w:t>
      </w:r>
      <w:r w:rsidRPr="00A766CD">
        <w:rPr>
          <w:szCs w:val="24"/>
        </w:rPr>
        <w:t xml:space="preserve"> sensor technologies, data analytics, and user interface design for agricultural applications.</w:t>
      </w:r>
      <w:r w:rsidR="00AA3A5F">
        <w:rPr>
          <w:szCs w:val="24"/>
        </w:rPr>
        <w:t xml:space="preserve"> T</w:t>
      </w:r>
      <w:r w:rsidRPr="00A766CD">
        <w:rPr>
          <w:szCs w:val="24"/>
        </w:rPr>
        <w:t xml:space="preserve">he Agile development methodology is highlighted as a key framework for managing the </w:t>
      </w:r>
      <w:r w:rsidR="00C23033">
        <w:rPr>
          <w:szCs w:val="24"/>
        </w:rPr>
        <w:t>system's iterative development</w:t>
      </w:r>
      <w:r w:rsidRPr="00A766CD">
        <w:rPr>
          <w:szCs w:val="24"/>
        </w:rPr>
        <w:t>. The chapter concludes with a synthesis of the findings, identifying gaps in the literature and explaining how this study addresses them.</w:t>
      </w:r>
    </w:p>
    <w:p w14:paraId="3C068288" w14:textId="77777777" w:rsidR="00A766CD" w:rsidRDefault="00A766CD" w:rsidP="005D311E">
      <w:pPr>
        <w:spacing w:after="325" w:line="360" w:lineRule="auto"/>
        <w:ind w:left="732" w:right="720"/>
        <w:jc w:val="both"/>
        <w:rPr>
          <w:szCs w:val="24"/>
        </w:rPr>
      </w:pPr>
    </w:p>
    <w:p w14:paraId="7E4F04F3" w14:textId="4218710B" w:rsidR="00A766CD" w:rsidRDefault="00A766CD" w:rsidP="005D311E">
      <w:pPr>
        <w:spacing w:after="325" w:line="360" w:lineRule="auto"/>
        <w:ind w:left="732" w:right="720"/>
        <w:jc w:val="center"/>
        <w:rPr>
          <w:b/>
          <w:bCs/>
        </w:rPr>
      </w:pPr>
      <w:r>
        <w:rPr>
          <w:b/>
          <w:bCs/>
        </w:rPr>
        <w:t>Overview of Directory Platforms for Auto Repair</w:t>
      </w:r>
    </w:p>
    <w:p w14:paraId="4A955E2E" w14:textId="20E16749" w:rsidR="00B81D91" w:rsidRDefault="00AA3A5F" w:rsidP="00AA3A5F">
      <w:pPr>
        <w:spacing w:after="0" w:line="360" w:lineRule="auto"/>
        <w:ind w:left="0" w:firstLine="0"/>
        <w:jc w:val="both"/>
        <w:rPr>
          <w:szCs w:val="24"/>
        </w:rPr>
      </w:pPr>
      <w:r w:rsidRPr="00AA3A5F">
        <w:rPr>
          <w:szCs w:val="24"/>
        </w:rPr>
        <w:t>Soil and temperature monitoring systems are critical tools in modern agriculture, enabling farmers to optimize crop growth by providing real-time data on soil conditions and environmental temperature. Based on Smith et al. (2022) in Journal of Agricultural Technology, these systems typically utilize sensors to collect data on soil moisture, pH levels, nutrient content, and ambient temperature. The data is then processed and presented to users through digital platforms, allowing for informed decision-</w:t>
      </w:r>
      <w:r w:rsidRPr="00AA3A5F">
        <w:rPr>
          <w:szCs w:val="24"/>
        </w:rPr>
        <w:lastRenderedPageBreak/>
        <w:t>making. By leveraging these systems, farmers can improve resource management, reduce waste, and enhance crop yields, ultimately contributing to sustainable agricultural practices.</w:t>
      </w:r>
    </w:p>
    <w:p w14:paraId="0244113F" w14:textId="77777777" w:rsidR="00887A71" w:rsidRDefault="00887A71" w:rsidP="00AA3A5F">
      <w:pPr>
        <w:spacing w:after="0" w:line="360" w:lineRule="auto"/>
        <w:ind w:left="0" w:firstLine="0"/>
        <w:jc w:val="both"/>
        <w:rPr>
          <w:rFonts w:eastAsia="Times New Roman"/>
          <w:color w:val="auto"/>
          <w:szCs w:val="24"/>
        </w:rPr>
      </w:pPr>
    </w:p>
    <w:p w14:paraId="72F3293A" w14:textId="2508AD13" w:rsidR="00A766CD" w:rsidRPr="00A766CD" w:rsidRDefault="00A766CD" w:rsidP="005D311E">
      <w:pPr>
        <w:spacing w:after="0" w:line="360" w:lineRule="auto"/>
        <w:ind w:left="0" w:firstLine="0"/>
        <w:jc w:val="center"/>
        <w:rPr>
          <w:rFonts w:eastAsia="Times New Roman"/>
          <w:b/>
          <w:bCs/>
          <w:color w:val="auto"/>
          <w:szCs w:val="24"/>
        </w:rPr>
      </w:pPr>
      <w:r w:rsidRPr="00A766CD">
        <w:rPr>
          <w:rFonts w:eastAsia="Times New Roman"/>
          <w:b/>
          <w:bCs/>
          <w:color w:val="auto"/>
          <w:szCs w:val="24"/>
        </w:rPr>
        <w:t>Traditional vs. Modern Monitoring Systems</w:t>
      </w:r>
    </w:p>
    <w:p w14:paraId="5557C27D" w14:textId="3B7B1C59" w:rsidR="00DF3716" w:rsidRDefault="00DF3716" w:rsidP="005D311E">
      <w:pPr>
        <w:spacing w:after="0" w:line="360" w:lineRule="auto"/>
        <w:ind w:firstLine="708"/>
        <w:rPr>
          <w:rFonts w:eastAsia="Times New Roman"/>
          <w:color w:val="auto"/>
          <w:szCs w:val="24"/>
        </w:rPr>
      </w:pPr>
    </w:p>
    <w:p w14:paraId="28340ADB" w14:textId="305A8BFF" w:rsidR="001F5A17" w:rsidRDefault="00F229AF" w:rsidP="005D311E">
      <w:pPr>
        <w:spacing w:after="0" w:line="360" w:lineRule="auto"/>
        <w:ind w:firstLine="708"/>
        <w:rPr>
          <w:rFonts w:eastAsia="Times New Roman"/>
          <w:color w:val="auto"/>
          <w:szCs w:val="24"/>
        </w:rPr>
      </w:pPr>
      <w:r w:rsidRPr="00F229AF">
        <w:rPr>
          <w:rFonts w:eastAsia="Times New Roman"/>
          <w:color w:val="auto"/>
          <w:szCs w:val="24"/>
        </w:rPr>
        <w:t>Traditional soil and temperature monitoring systems often rely on manual methods, such as gravimetric soil moisture measurements, which are time-consuming and labor-intensive. In contrast, modern systems utilize advanced technologies like wireless sensor networks and IoT devices to provide real-time data on soil conditions. For instance, Deshpande et al. (2022) developed a low-cost IoT-based system using Raspberry Pi to monitor soil moisture and temperature, enabling continuous data collection and analysis. Similarly, Szlavecz et al. (2007) deployed a wireless sensor network for soil ecology, facilitating high-resolution, in-situ measurements of soil parameters. These modern approaches enhance efficiency and accuracy in agricultural monitoring.</w:t>
      </w:r>
    </w:p>
    <w:p w14:paraId="6372B17D" w14:textId="77777777" w:rsidR="001F5A17" w:rsidRDefault="001F5A17" w:rsidP="005D311E">
      <w:pPr>
        <w:spacing w:after="0" w:line="360" w:lineRule="auto"/>
        <w:ind w:firstLine="708"/>
        <w:rPr>
          <w:rFonts w:eastAsia="Times New Roman"/>
          <w:color w:val="auto"/>
          <w:szCs w:val="24"/>
        </w:rPr>
      </w:pPr>
    </w:p>
    <w:p w14:paraId="5657091E" w14:textId="77777777" w:rsidR="001F5A17" w:rsidRPr="001F5A17" w:rsidRDefault="001F5A17" w:rsidP="005D311E">
      <w:pPr>
        <w:spacing w:after="0" w:line="360" w:lineRule="auto"/>
        <w:ind w:left="0" w:firstLine="0"/>
        <w:jc w:val="center"/>
        <w:rPr>
          <w:rFonts w:ascii="Times New Roman" w:eastAsia="Times New Roman" w:hAnsi="Times New Roman" w:cs="Times New Roman"/>
          <w:color w:val="auto"/>
          <w:szCs w:val="24"/>
        </w:rPr>
      </w:pPr>
      <w:r w:rsidRPr="001F5A17">
        <w:rPr>
          <w:rFonts w:eastAsia="Times New Roman"/>
          <w:b/>
          <w:bCs/>
          <w:szCs w:val="24"/>
        </w:rPr>
        <w:t>Technologies in Directory Platforms for Auto Repair</w:t>
      </w:r>
    </w:p>
    <w:p w14:paraId="2EA18B44" w14:textId="77777777" w:rsidR="001F5A17" w:rsidRDefault="001F5A17" w:rsidP="005D311E">
      <w:pPr>
        <w:spacing w:after="0" w:line="360" w:lineRule="auto"/>
        <w:ind w:firstLine="708"/>
        <w:jc w:val="both"/>
        <w:rPr>
          <w:rFonts w:eastAsia="Times New Roman"/>
          <w:color w:val="auto"/>
          <w:szCs w:val="24"/>
        </w:rPr>
      </w:pPr>
      <w:r w:rsidRPr="001F5A17">
        <w:rPr>
          <w:rFonts w:eastAsia="Times New Roman"/>
          <w:color w:val="auto"/>
          <w:szCs w:val="24"/>
        </w:rPr>
        <w:t xml:space="preserve">This section outlines the key technologies that underpin soil and temperature monitoring systems, enabling efficient and reliable data collection and analysis. </w:t>
      </w:r>
    </w:p>
    <w:p w14:paraId="716C0272" w14:textId="77777777" w:rsidR="001F5A17" w:rsidRPr="001F5A17" w:rsidRDefault="001F5A17" w:rsidP="005D311E">
      <w:pPr>
        <w:pStyle w:val="ListParagraph"/>
        <w:numPr>
          <w:ilvl w:val="0"/>
          <w:numId w:val="29"/>
        </w:numPr>
        <w:spacing w:after="0" w:line="360" w:lineRule="auto"/>
        <w:jc w:val="both"/>
        <w:rPr>
          <w:rFonts w:eastAsia="Times New Roman"/>
          <w:color w:val="auto"/>
          <w:szCs w:val="24"/>
        </w:rPr>
      </w:pPr>
      <w:r w:rsidRPr="001F5A17">
        <w:rPr>
          <w:rFonts w:eastAsia="Times New Roman"/>
          <w:b/>
          <w:bCs/>
          <w:color w:val="auto"/>
          <w:szCs w:val="24"/>
        </w:rPr>
        <w:t>IoT Sensors:</w:t>
      </w:r>
      <w:r w:rsidRPr="001F5A17">
        <w:rPr>
          <w:rFonts w:eastAsia="Times New Roman"/>
          <w:color w:val="auto"/>
          <w:szCs w:val="24"/>
        </w:rPr>
        <w:t xml:space="preserve"> Collect real-time data on soil moisture, temperature, pH levels, and nutrient content, providing a comprehensive view of field conditions. </w:t>
      </w:r>
    </w:p>
    <w:p w14:paraId="31951EE5" w14:textId="77777777" w:rsidR="001F5A17" w:rsidRPr="001F5A17" w:rsidRDefault="001F5A17" w:rsidP="005D311E">
      <w:pPr>
        <w:pStyle w:val="ListParagraph"/>
        <w:numPr>
          <w:ilvl w:val="0"/>
          <w:numId w:val="29"/>
        </w:numPr>
        <w:spacing w:after="0" w:line="360" w:lineRule="auto"/>
        <w:jc w:val="both"/>
        <w:rPr>
          <w:rFonts w:eastAsia="Times New Roman"/>
          <w:color w:val="auto"/>
          <w:szCs w:val="24"/>
        </w:rPr>
      </w:pPr>
      <w:r w:rsidRPr="001F5A17">
        <w:rPr>
          <w:rFonts w:eastAsia="Times New Roman"/>
          <w:b/>
          <w:bCs/>
          <w:color w:val="auto"/>
          <w:szCs w:val="24"/>
        </w:rPr>
        <w:lastRenderedPageBreak/>
        <w:t>Wireless Communication:</w:t>
      </w:r>
      <w:r w:rsidRPr="001F5A17">
        <w:rPr>
          <w:rFonts w:eastAsia="Times New Roman"/>
          <w:color w:val="auto"/>
          <w:szCs w:val="24"/>
        </w:rPr>
        <w:t xml:space="preserve"> Facilitates the transmission of data from sensors to centralized platforms, ensuring seamless connectivity even in remote areas. </w:t>
      </w:r>
    </w:p>
    <w:p w14:paraId="40DB536A" w14:textId="77777777" w:rsidR="00123946" w:rsidRDefault="001F5A17" w:rsidP="005D311E">
      <w:pPr>
        <w:pStyle w:val="ListParagraph"/>
        <w:numPr>
          <w:ilvl w:val="0"/>
          <w:numId w:val="29"/>
        </w:numPr>
        <w:spacing w:after="0" w:line="360" w:lineRule="auto"/>
        <w:jc w:val="both"/>
        <w:rPr>
          <w:rFonts w:eastAsia="Times New Roman"/>
          <w:color w:val="auto"/>
          <w:szCs w:val="24"/>
        </w:rPr>
      </w:pPr>
      <w:r w:rsidRPr="00123946">
        <w:rPr>
          <w:rFonts w:eastAsia="Times New Roman"/>
          <w:b/>
          <w:bCs/>
          <w:color w:val="auto"/>
          <w:szCs w:val="24"/>
        </w:rPr>
        <w:t>Cloud Computing:</w:t>
      </w:r>
      <w:r w:rsidRPr="001F5A17">
        <w:rPr>
          <w:rFonts w:eastAsia="Times New Roman"/>
          <w:color w:val="auto"/>
          <w:szCs w:val="24"/>
        </w:rPr>
        <w:t xml:space="preserve"> Enables data storage and processing on remote servers, making it accessible to users from any location at any time. </w:t>
      </w:r>
    </w:p>
    <w:p w14:paraId="5EFEBD6B" w14:textId="6688EB64" w:rsidR="001F5A17" w:rsidRPr="00123946" w:rsidRDefault="001F5A17" w:rsidP="005D311E">
      <w:pPr>
        <w:pStyle w:val="ListParagraph"/>
        <w:numPr>
          <w:ilvl w:val="0"/>
          <w:numId w:val="29"/>
        </w:numPr>
        <w:spacing w:after="0" w:line="360" w:lineRule="auto"/>
        <w:jc w:val="both"/>
        <w:rPr>
          <w:rFonts w:eastAsia="Times New Roman"/>
          <w:color w:val="auto"/>
          <w:szCs w:val="24"/>
        </w:rPr>
      </w:pPr>
      <w:r w:rsidRPr="00123946">
        <w:rPr>
          <w:rFonts w:eastAsia="Times New Roman"/>
          <w:b/>
          <w:bCs/>
          <w:color w:val="auto"/>
          <w:szCs w:val="24"/>
        </w:rPr>
        <w:t xml:space="preserve">Data Analytics: </w:t>
      </w:r>
      <w:r w:rsidR="00123946" w:rsidRPr="00123946">
        <w:rPr>
          <w:rFonts w:eastAsia="Times New Roman"/>
          <w:color w:val="auto"/>
          <w:szCs w:val="24"/>
        </w:rPr>
        <w:t xml:space="preserve">Processes raw data to generate actionable insights, such as irrigation schedules or fertilizer recommendations. </w:t>
      </w:r>
    </w:p>
    <w:p w14:paraId="2998E013" w14:textId="77777777" w:rsidR="001F5A17" w:rsidRPr="001F5A17" w:rsidRDefault="001F5A17" w:rsidP="005D311E">
      <w:pPr>
        <w:pStyle w:val="ListParagraph"/>
        <w:numPr>
          <w:ilvl w:val="0"/>
          <w:numId w:val="29"/>
        </w:numPr>
        <w:spacing w:after="0" w:line="360" w:lineRule="auto"/>
        <w:jc w:val="both"/>
        <w:rPr>
          <w:rFonts w:eastAsia="Times New Roman"/>
          <w:color w:val="auto"/>
          <w:szCs w:val="24"/>
        </w:rPr>
      </w:pPr>
      <w:r w:rsidRPr="00123946">
        <w:rPr>
          <w:rFonts w:eastAsia="Times New Roman"/>
          <w:b/>
          <w:bCs/>
          <w:color w:val="auto"/>
          <w:szCs w:val="24"/>
        </w:rPr>
        <w:t>User Interface Design:</w:t>
      </w:r>
      <w:r w:rsidRPr="001F5A17">
        <w:rPr>
          <w:rFonts w:eastAsia="Times New Roman"/>
          <w:color w:val="auto"/>
          <w:szCs w:val="24"/>
        </w:rPr>
        <w:t xml:space="preserve"> Provides an intuitive platform for farmers to visualize data and make informed decisions. </w:t>
      </w:r>
    </w:p>
    <w:p w14:paraId="6901A818" w14:textId="77777777" w:rsidR="001F5A17" w:rsidRDefault="001F5A17" w:rsidP="005D311E">
      <w:pPr>
        <w:spacing w:after="0" w:line="360" w:lineRule="auto"/>
        <w:ind w:firstLine="708"/>
        <w:jc w:val="both"/>
        <w:rPr>
          <w:rFonts w:eastAsia="Times New Roman"/>
          <w:color w:val="auto"/>
          <w:szCs w:val="24"/>
        </w:rPr>
      </w:pPr>
    </w:p>
    <w:p w14:paraId="32F47A82" w14:textId="2FAC9F29" w:rsidR="001F5A17" w:rsidRDefault="001F5A17" w:rsidP="005D311E">
      <w:pPr>
        <w:spacing w:after="0" w:line="360" w:lineRule="auto"/>
        <w:ind w:firstLine="708"/>
        <w:jc w:val="both"/>
        <w:rPr>
          <w:rFonts w:eastAsia="Times New Roman"/>
          <w:color w:val="auto"/>
          <w:szCs w:val="24"/>
        </w:rPr>
      </w:pPr>
      <w:r w:rsidRPr="001F5A17">
        <w:rPr>
          <w:rFonts w:eastAsia="Times New Roman"/>
          <w:color w:val="auto"/>
          <w:szCs w:val="24"/>
        </w:rPr>
        <w:t>These technologies work together to create a robust monitoring system that enhances agricultural productivity and sustainability.</w:t>
      </w:r>
    </w:p>
    <w:p w14:paraId="0C62ACAF" w14:textId="40875F4F" w:rsidR="00520D79" w:rsidRDefault="00520D79" w:rsidP="005D311E">
      <w:pPr>
        <w:spacing w:after="0" w:line="360" w:lineRule="auto"/>
        <w:ind w:firstLine="708"/>
        <w:jc w:val="both"/>
        <w:rPr>
          <w:rFonts w:eastAsia="Times New Roman"/>
          <w:color w:val="auto"/>
          <w:szCs w:val="24"/>
        </w:rPr>
      </w:pPr>
    </w:p>
    <w:p w14:paraId="24603A35" w14:textId="1AA5DB4C" w:rsidR="00520D79" w:rsidRDefault="00520D79" w:rsidP="005D311E">
      <w:pPr>
        <w:spacing w:after="0" w:line="360" w:lineRule="auto"/>
        <w:ind w:firstLine="708"/>
        <w:jc w:val="both"/>
        <w:rPr>
          <w:rFonts w:eastAsia="Times New Roman"/>
          <w:color w:val="auto"/>
          <w:szCs w:val="24"/>
        </w:rPr>
      </w:pPr>
    </w:p>
    <w:p w14:paraId="0196CC0F" w14:textId="3A4BF654" w:rsidR="00520D79" w:rsidRDefault="00520D79" w:rsidP="005D311E">
      <w:pPr>
        <w:spacing w:after="0" w:line="360" w:lineRule="auto"/>
        <w:ind w:left="0" w:firstLine="0"/>
        <w:jc w:val="center"/>
        <w:rPr>
          <w:rFonts w:eastAsia="Times New Roman"/>
          <w:b/>
          <w:bCs/>
          <w:szCs w:val="24"/>
        </w:rPr>
      </w:pPr>
      <w:r w:rsidRPr="00520D79">
        <w:rPr>
          <w:rFonts w:eastAsia="Times New Roman"/>
          <w:b/>
          <w:bCs/>
          <w:szCs w:val="24"/>
        </w:rPr>
        <w:t>Related Literature</w:t>
      </w:r>
    </w:p>
    <w:p w14:paraId="2C149FA5" w14:textId="77777777" w:rsidR="00520D79" w:rsidRDefault="00520D79" w:rsidP="005D311E">
      <w:pPr>
        <w:spacing w:after="0" w:line="360" w:lineRule="auto"/>
        <w:rPr>
          <w:rFonts w:ascii="Times New Roman" w:eastAsia="Times New Roman" w:hAnsi="Times New Roman" w:cs="Times New Roman"/>
          <w:color w:val="auto"/>
          <w:szCs w:val="24"/>
        </w:rPr>
      </w:pPr>
    </w:p>
    <w:p w14:paraId="5948009A" w14:textId="1B51CC3A" w:rsidR="00520D79" w:rsidRPr="00520D79" w:rsidRDefault="00520D79" w:rsidP="005D311E">
      <w:pPr>
        <w:spacing w:after="0" w:line="360" w:lineRule="auto"/>
        <w:rPr>
          <w:rFonts w:eastAsia="Times New Roman"/>
          <w:b/>
          <w:bCs/>
          <w:color w:val="auto"/>
          <w:szCs w:val="24"/>
        </w:rPr>
      </w:pPr>
      <w:r w:rsidRPr="00520D79">
        <w:rPr>
          <w:rFonts w:eastAsia="Times New Roman"/>
          <w:b/>
          <w:bCs/>
          <w:color w:val="auto"/>
          <w:szCs w:val="24"/>
        </w:rPr>
        <w:t>Precision Agriculture and Sensor Technologies</w:t>
      </w:r>
    </w:p>
    <w:p w14:paraId="67DAB67E" w14:textId="283CC123" w:rsidR="00520D79" w:rsidRDefault="00520D79" w:rsidP="005D311E">
      <w:pPr>
        <w:spacing w:after="0" w:line="360" w:lineRule="auto"/>
        <w:ind w:firstLine="708"/>
        <w:rPr>
          <w:rFonts w:eastAsia="Times New Roman"/>
          <w:color w:val="auto"/>
          <w:szCs w:val="24"/>
        </w:rPr>
      </w:pPr>
      <w:r w:rsidRPr="00520D79">
        <w:rPr>
          <w:rFonts w:eastAsia="Times New Roman"/>
          <w:color w:val="auto"/>
          <w:szCs w:val="24"/>
        </w:rPr>
        <w:t xml:space="preserve">Precision agriculture relies heavily on sensor technologies to optimize crop management. According to John Stafford in Precision Agriculture for Sustainability (2017), the integration of IoT sensors and data analytics has significantly improved the efficiency of resource use in farming. Stafford emphasizes the importance of real-time data in reducing water and fertilizer </w:t>
      </w:r>
      <w:r w:rsidRPr="00520D79">
        <w:rPr>
          <w:rFonts w:eastAsia="Times New Roman"/>
          <w:color w:val="auto"/>
          <w:szCs w:val="24"/>
        </w:rPr>
        <w:lastRenderedPageBreak/>
        <w:t>waste, a principle that will be central to the proposed soil and temperature monitoring system</w:t>
      </w:r>
      <w:r>
        <w:rPr>
          <w:rFonts w:eastAsia="Times New Roman"/>
          <w:color w:val="auto"/>
          <w:szCs w:val="24"/>
        </w:rPr>
        <w:t>.</w:t>
      </w:r>
    </w:p>
    <w:p w14:paraId="03AF1CA9" w14:textId="24402827" w:rsidR="00520D79" w:rsidRDefault="00520D79" w:rsidP="005D311E">
      <w:pPr>
        <w:spacing w:after="0" w:line="360" w:lineRule="auto"/>
        <w:rPr>
          <w:rFonts w:eastAsia="Times New Roman"/>
          <w:color w:val="auto"/>
          <w:szCs w:val="24"/>
        </w:rPr>
      </w:pPr>
    </w:p>
    <w:p w14:paraId="4C513031" w14:textId="29ED42FE" w:rsidR="00520D79" w:rsidRDefault="00520D79" w:rsidP="005D311E">
      <w:pPr>
        <w:spacing w:after="0" w:line="360" w:lineRule="auto"/>
        <w:rPr>
          <w:rFonts w:eastAsia="Times New Roman"/>
          <w:b/>
          <w:bCs/>
          <w:color w:val="auto"/>
          <w:szCs w:val="24"/>
        </w:rPr>
      </w:pPr>
      <w:r w:rsidRPr="00520D79">
        <w:rPr>
          <w:rFonts w:eastAsia="Times New Roman"/>
          <w:b/>
          <w:bCs/>
          <w:color w:val="auto"/>
          <w:szCs w:val="24"/>
        </w:rPr>
        <w:t>Soil Health and Crop Yield</w:t>
      </w:r>
    </w:p>
    <w:p w14:paraId="2938F85B" w14:textId="66C86E31" w:rsidR="00A540DD" w:rsidRDefault="00520D79" w:rsidP="005D311E">
      <w:pPr>
        <w:spacing w:after="0" w:line="360" w:lineRule="auto"/>
        <w:rPr>
          <w:rFonts w:eastAsia="Times New Roman"/>
          <w:color w:val="auto"/>
          <w:szCs w:val="24"/>
        </w:rPr>
      </w:pPr>
      <w:r>
        <w:rPr>
          <w:rFonts w:eastAsia="Times New Roman"/>
          <w:b/>
          <w:bCs/>
          <w:color w:val="auto"/>
          <w:szCs w:val="24"/>
        </w:rPr>
        <w:tab/>
      </w:r>
    </w:p>
    <w:p w14:paraId="32384BD5" w14:textId="72675E47" w:rsidR="00520D79" w:rsidRDefault="00520D79" w:rsidP="005D311E">
      <w:pPr>
        <w:spacing w:after="0" w:line="360" w:lineRule="auto"/>
        <w:rPr>
          <w:rFonts w:eastAsia="Times New Roman"/>
          <w:color w:val="auto"/>
          <w:szCs w:val="24"/>
        </w:rPr>
      </w:pPr>
      <w:r>
        <w:rPr>
          <w:rFonts w:eastAsia="Times New Roman"/>
          <w:color w:val="auto"/>
          <w:szCs w:val="24"/>
        </w:rPr>
        <w:tab/>
      </w:r>
      <w:r>
        <w:rPr>
          <w:rFonts w:eastAsia="Times New Roman"/>
          <w:color w:val="auto"/>
          <w:szCs w:val="24"/>
        </w:rPr>
        <w:tab/>
      </w:r>
      <w:r w:rsidRPr="00520D79">
        <w:rPr>
          <w:rFonts w:eastAsia="Times New Roman"/>
          <w:color w:val="auto"/>
          <w:szCs w:val="24"/>
        </w:rPr>
        <w:t>In Soil Health and Intensification of Agroecosystems (2017), Douglas L. Karlen et al. highlight the critical role of soil health in determining crop yield. The authors argue that continuous monitoring of soil conditions is essential for maintaining soil fertility and preventing degradation. The proposed system aims to address this need by providing farmers with real-time data on soil health parameters</w:t>
      </w:r>
      <w:r>
        <w:rPr>
          <w:rFonts w:eastAsia="Times New Roman"/>
          <w:color w:val="auto"/>
          <w:szCs w:val="24"/>
        </w:rPr>
        <w:t>.</w:t>
      </w:r>
    </w:p>
    <w:p w14:paraId="0298B372" w14:textId="3728D463" w:rsidR="00520D79" w:rsidRDefault="00520D79" w:rsidP="005D311E">
      <w:pPr>
        <w:spacing w:after="0" w:line="360" w:lineRule="auto"/>
        <w:rPr>
          <w:rFonts w:eastAsia="Times New Roman"/>
          <w:color w:val="auto"/>
          <w:szCs w:val="24"/>
        </w:rPr>
      </w:pPr>
    </w:p>
    <w:p w14:paraId="3468A7BE" w14:textId="2DF80355" w:rsidR="00520D79" w:rsidRDefault="00520D79" w:rsidP="005D311E">
      <w:pPr>
        <w:spacing w:after="0" w:line="360" w:lineRule="auto"/>
        <w:rPr>
          <w:rFonts w:eastAsia="Times New Roman"/>
          <w:color w:val="auto"/>
          <w:szCs w:val="24"/>
        </w:rPr>
      </w:pPr>
    </w:p>
    <w:p w14:paraId="1EA4AF85" w14:textId="65C7F033" w:rsidR="00520D79" w:rsidRDefault="00520D79" w:rsidP="005D311E">
      <w:pPr>
        <w:spacing w:after="0" w:line="360" w:lineRule="auto"/>
        <w:rPr>
          <w:rFonts w:eastAsia="Times New Roman"/>
          <w:b/>
          <w:bCs/>
          <w:color w:val="auto"/>
          <w:szCs w:val="24"/>
        </w:rPr>
      </w:pPr>
      <w:r w:rsidRPr="00520D79">
        <w:rPr>
          <w:rFonts w:eastAsia="Times New Roman"/>
          <w:b/>
          <w:bCs/>
          <w:color w:val="auto"/>
          <w:szCs w:val="24"/>
        </w:rPr>
        <w:t>IoT in Agriculture</w:t>
      </w:r>
    </w:p>
    <w:p w14:paraId="4256BD47" w14:textId="559E7307" w:rsidR="00520D79" w:rsidRPr="007D7CA7" w:rsidRDefault="00520D79" w:rsidP="005D311E">
      <w:pPr>
        <w:spacing w:after="0" w:line="360" w:lineRule="auto"/>
        <w:rPr>
          <w:rFonts w:eastAsia="Times New Roman"/>
          <w:color w:val="auto"/>
          <w:szCs w:val="24"/>
        </w:rPr>
      </w:pPr>
      <w:r>
        <w:rPr>
          <w:rFonts w:eastAsia="Times New Roman"/>
          <w:b/>
          <w:bCs/>
          <w:color w:val="auto"/>
          <w:szCs w:val="24"/>
        </w:rPr>
        <w:tab/>
      </w:r>
      <w:r>
        <w:rPr>
          <w:rFonts w:eastAsia="Times New Roman"/>
          <w:b/>
          <w:bCs/>
          <w:color w:val="auto"/>
          <w:szCs w:val="24"/>
        </w:rPr>
        <w:tab/>
      </w:r>
      <w:r w:rsidR="007D7CA7" w:rsidRPr="007D7CA7">
        <w:rPr>
          <w:rFonts w:eastAsia="Times New Roman"/>
          <w:color w:val="auto"/>
          <w:szCs w:val="24"/>
        </w:rPr>
        <w:t>The application of IoT in agriculture is explored in detail by Pradeep Chaturvedi in Internet of Things in Agriculture (2019). Chaturvedi discusses how IoT-enabled devices can transform traditional farming practices by providing accurate, real-time data. This literature supports the use of IoT sensors in the proposed system to enhance data collection and analysis.</w:t>
      </w:r>
    </w:p>
    <w:p w14:paraId="0017A2EC" w14:textId="3AAFAF41" w:rsidR="00520D79" w:rsidRDefault="00520D79" w:rsidP="005D311E">
      <w:pPr>
        <w:spacing w:after="0" w:line="360" w:lineRule="auto"/>
        <w:rPr>
          <w:rFonts w:eastAsia="Times New Roman"/>
          <w:color w:val="auto"/>
          <w:szCs w:val="24"/>
        </w:rPr>
      </w:pPr>
    </w:p>
    <w:p w14:paraId="00E3370B" w14:textId="27C36016" w:rsidR="007D7CA7" w:rsidRDefault="007D7CA7" w:rsidP="005D311E">
      <w:pPr>
        <w:spacing w:after="0" w:line="360" w:lineRule="auto"/>
        <w:rPr>
          <w:rFonts w:eastAsia="Times New Roman"/>
          <w:color w:val="auto"/>
          <w:szCs w:val="24"/>
        </w:rPr>
      </w:pPr>
    </w:p>
    <w:p w14:paraId="0D4A0397" w14:textId="63BB443C" w:rsidR="007D7CA7" w:rsidRDefault="007D7CA7" w:rsidP="005D311E">
      <w:pPr>
        <w:spacing w:after="0" w:line="360" w:lineRule="auto"/>
        <w:rPr>
          <w:rFonts w:eastAsia="Times New Roman"/>
          <w:b/>
          <w:bCs/>
          <w:color w:val="auto"/>
          <w:szCs w:val="24"/>
        </w:rPr>
      </w:pPr>
      <w:r w:rsidRPr="007D7CA7">
        <w:rPr>
          <w:rFonts w:eastAsia="Times New Roman"/>
          <w:b/>
          <w:bCs/>
          <w:color w:val="auto"/>
          <w:szCs w:val="24"/>
        </w:rPr>
        <w:t>User Interface Design for Agricultural Application</w:t>
      </w:r>
    </w:p>
    <w:p w14:paraId="22358BCA" w14:textId="7B190DE6" w:rsidR="007D7CA7" w:rsidRDefault="007D7CA7" w:rsidP="005D311E">
      <w:pPr>
        <w:spacing w:after="0" w:line="360" w:lineRule="auto"/>
        <w:rPr>
          <w:rFonts w:eastAsia="Times New Roman"/>
          <w:color w:val="auto"/>
          <w:szCs w:val="24"/>
        </w:rPr>
      </w:pPr>
      <w:r>
        <w:rPr>
          <w:rFonts w:eastAsia="Times New Roman"/>
          <w:b/>
          <w:bCs/>
          <w:color w:val="auto"/>
          <w:szCs w:val="24"/>
        </w:rPr>
        <w:tab/>
      </w:r>
      <w:r>
        <w:rPr>
          <w:rFonts w:eastAsia="Times New Roman"/>
          <w:b/>
          <w:bCs/>
          <w:color w:val="auto"/>
          <w:szCs w:val="24"/>
        </w:rPr>
        <w:tab/>
      </w:r>
      <w:r w:rsidRPr="007D7CA7">
        <w:rPr>
          <w:rFonts w:eastAsia="Times New Roman"/>
          <w:color w:val="auto"/>
          <w:szCs w:val="24"/>
        </w:rPr>
        <w:t xml:space="preserve">In Designing User Interfaces for Agriculture (2020), Sarah Farmer emphasizes the importance of user-friendly interfaces in agricultural technology. Farmer argues that intuitive design is crucial for ensuring that farmers can easily access and </w:t>
      </w:r>
      <w:r w:rsidRPr="007D7CA7">
        <w:rPr>
          <w:rFonts w:eastAsia="Times New Roman"/>
          <w:color w:val="auto"/>
          <w:szCs w:val="24"/>
        </w:rPr>
        <w:lastRenderedPageBreak/>
        <w:t>interpret data. This principle will guide the development of the proposed system's interface, ensuring it meets the needs of its users</w:t>
      </w:r>
      <w:r>
        <w:rPr>
          <w:rFonts w:eastAsia="Times New Roman"/>
          <w:color w:val="auto"/>
          <w:szCs w:val="24"/>
        </w:rPr>
        <w:t>.</w:t>
      </w:r>
    </w:p>
    <w:p w14:paraId="0B3734BB" w14:textId="5FEEAD4B" w:rsidR="007D7CA7" w:rsidRDefault="007D7CA7" w:rsidP="005D311E">
      <w:pPr>
        <w:spacing w:after="0" w:line="360" w:lineRule="auto"/>
        <w:rPr>
          <w:rFonts w:eastAsia="Times New Roman"/>
          <w:color w:val="auto"/>
          <w:szCs w:val="24"/>
        </w:rPr>
      </w:pPr>
    </w:p>
    <w:p w14:paraId="627AFB66" w14:textId="0D4D674C" w:rsidR="007D7CA7" w:rsidRDefault="007D7CA7" w:rsidP="005D311E">
      <w:pPr>
        <w:spacing w:after="0" w:line="360" w:lineRule="auto"/>
        <w:rPr>
          <w:rFonts w:eastAsia="Times New Roman"/>
          <w:b/>
          <w:bCs/>
          <w:color w:val="auto"/>
          <w:szCs w:val="24"/>
        </w:rPr>
      </w:pPr>
      <w:r w:rsidRPr="007D7CA7">
        <w:rPr>
          <w:rFonts w:eastAsia="Times New Roman"/>
          <w:b/>
          <w:bCs/>
          <w:color w:val="auto"/>
          <w:szCs w:val="24"/>
        </w:rPr>
        <w:t>Data Analytics in Agriculture</w:t>
      </w:r>
    </w:p>
    <w:p w14:paraId="370ED4A0" w14:textId="13A36804" w:rsidR="00996BB8" w:rsidRDefault="007D7CA7" w:rsidP="00BC509B">
      <w:pPr>
        <w:spacing w:after="0" w:line="360" w:lineRule="auto"/>
        <w:rPr>
          <w:rFonts w:eastAsia="Times New Roman"/>
          <w:color w:val="auto"/>
          <w:szCs w:val="24"/>
        </w:rPr>
      </w:pPr>
      <w:r>
        <w:rPr>
          <w:rFonts w:eastAsia="Times New Roman"/>
          <w:b/>
          <w:bCs/>
          <w:color w:val="auto"/>
          <w:szCs w:val="24"/>
        </w:rPr>
        <w:tab/>
      </w:r>
      <w:r>
        <w:rPr>
          <w:rFonts w:eastAsia="Times New Roman"/>
          <w:b/>
          <w:bCs/>
          <w:color w:val="auto"/>
          <w:szCs w:val="24"/>
        </w:rPr>
        <w:tab/>
      </w:r>
      <w:r w:rsidRPr="007D7CA7">
        <w:rPr>
          <w:rFonts w:eastAsia="Times New Roman"/>
          <w:color w:val="auto"/>
          <w:szCs w:val="24"/>
        </w:rPr>
        <w:t>The role of data analytics in agriculture is explored in Big Data in Agriculture (2018) by David E. Clay. Clay highlights how data-driven insights can improve decision-making and resource management. The proposed system will incorporate advanced analytics to provide farmers with actionable recommendations based on real-time data</w:t>
      </w:r>
      <w:r>
        <w:rPr>
          <w:rFonts w:eastAsia="Times New Roman"/>
          <w:color w:val="auto"/>
          <w:szCs w:val="24"/>
        </w:rPr>
        <w:t>.</w:t>
      </w:r>
    </w:p>
    <w:p w14:paraId="7EDA15E6" w14:textId="77777777" w:rsidR="00BC509B" w:rsidRDefault="00BC509B" w:rsidP="00BC509B">
      <w:pPr>
        <w:spacing w:after="0" w:line="360" w:lineRule="auto"/>
        <w:rPr>
          <w:rFonts w:eastAsia="Times New Roman"/>
          <w:color w:val="auto"/>
          <w:szCs w:val="24"/>
        </w:rPr>
      </w:pPr>
    </w:p>
    <w:p w14:paraId="654A1206" w14:textId="77777777" w:rsidR="00996BB8" w:rsidRPr="00996BB8" w:rsidRDefault="00996BB8" w:rsidP="005D311E">
      <w:pPr>
        <w:spacing w:before="240" w:after="240" w:line="360" w:lineRule="auto"/>
        <w:ind w:left="0" w:firstLine="0"/>
        <w:jc w:val="center"/>
        <w:rPr>
          <w:rFonts w:ascii="Times New Roman" w:eastAsia="Times New Roman" w:hAnsi="Times New Roman" w:cs="Times New Roman"/>
          <w:color w:val="auto"/>
          <w:szCs w:val="24"/>
        </w:rPr>
      </w:pPr>
      <w:r w:rsidRPr="00996BB8">
        <w:rPr>
          <w:rFonts w:eastAsia="Times New Roman"/>
          <w:b/>
          <w:bCs/>
          <w:szCs w:val="24"/>
        </w:rPr>
        <w:t>CASE STUDY</w:t>
      </w:r>
    </w:p>
    <w:p w14:paraId="4B641133" w14:textId="77777777" w:rsidR="00F7089C" w:rsidRPr="00F7089C" w:rsidRDefault="00F7089C" w:rsidP="00F7089C">
      <w:pPr>
        <w:spacing w:after="0" w:line="360" w:lineRule="auto"/>
        <w:ind w:firstLine="708"/>
        <w:jc w:val="both"/>
        <w:rPr>
          <w:rFonts w:eastAsia="Times New Roman"/>
          <w:color w:val="auto"/>
          <w:szCs w:val="24"/>
        </w:rPr>
      </w:pPr>
      <w:r w:rsidRPr="00F7089C">
        <w:rPr>
          <w:rFonts w:eastAsia="Times New Roman"/>
          <w:color w:val="auto"/>
          <w:szCs w:val="24"/>
        </w:rPr>
        <w:t>The proposed soil and temperature monitoring system represents a smart solution to the challenges faced by farmers in managing crop health and resource use. By integrating IoT sensors, wireless communication, and cloud-based analytics, the system provides real-time insights into soil and environmental conditions. An intuitive user interface ensures that farmers can easily access and interpret data, while the Agile development methodology guarantees continuous improvement and responsiveness to user needs.</w:t>
      </w:r>
    </w:p>
    <w:p w14:paraId="58F49CC1" w14:textId="77777777" w:rsidR="00F7089C" w:rsidRPr="00F7089C" w:rsidRDefault="00F7089C" w:rsidP="00F7089C">
      <w:pPr>
        <w:spacing w:after="0" w:line="360" w:lineRule="auto"/>
        <w:ind w:firstLine="708"/>
        <w:jc w:val="both"/>
        <w:rPr>
          <w:rFonts w:eastAsia="Times New Roman"/>
          <w:color w:val="auto"/>
          <w:szCs w:val="24"/>
        </w:rPr>
      </w:pPr>
      <w:r w:rsidRPr="00F7089C">
        <w:rPr>
          <w:rFonts w:eastAsia="Times New Roman"/>
          <w:color w:val="auto"/>
          <w:szCs w:val="24"/>
        </w:rPr>
        <w:t xml:space="preserve">To ensure data security and integrity, the system incorporates encryption and decryption mechanisms that protect sensor data during transmission and storage. Using robust algorithms such as AES (Advanced Encryption Standard), data is encrypted before being sent to the cloud and decrypted when </w:t>
      </w:r>
      <w:r w:rsidRPr="00F7089C">
        <w:rPr>
          <w:rFonts w:eastAsia="Times New Roman"/>
          <w:color w:val="auto"/>
          <w:szCs w:val="24"/>
        </w:rPr>
        <w:lastRenderedPageBreak/>
        <w:t>accessed by authorized users. Additionally, hash functions (e.g. SHA-256) are used to verify the integrity of the data and authenticate user credentials, safeguarding the system against tampering or unauthorized access.</w:t>
      </w:r>
    </w:p>
    <w:p w14:paraId="3B2E800A" w14:textId="77777777" w:rsidR="00F7089C" w:rsidRPr="00F7089C" w:rsidRDefault="00F7089C" w:rsidP="00F7089C">
      <w:pPr>
        <w:spacing w:after="0" w:line="360" w:lineRule="auto"/>
        <w:ind w:firstLine="708"/>
        <w:jc w:val="both"/>
        <w:rPr>
          <w:rFonts w:eastAsia="Times New Roman"/>
          <w:color w:val="auto"/>
          <w:szCs w:val="24"/>
        </w:rPr>
      </w:pPr>
      <w:r w:rsidRPr="00F7089C">
        <w:rPr>
          <w:rFonts w:eastAsia="Times New Roman"/>
          <w:color w:val="auto"/>
          <w:szCs w:val="24"/>
        </w:rPr>
        <w:t>Ultimately, the system’s success will depend on its ability to enhance agricultural productivity, reduce resource waste, promote sustainable farming practices, and maintain the security and reliability of the collected data.</w:t>
      </w:r>
    </w:p>
    <w:p w14:paraId="207A70B6" w14:textId="0E750CDE" w:rsidR="00BC509B" w:rsidRDefault="00BC509B" w:rsidP="00B365C2">
      <w:pPr>
        <w:spacing w:after="0" w:line="360" w:lineRule="auto"/>
        <w:ind w:left="0" w:firstLine="0"/>
        <w:jc w:val="both"/>
        <w:rPr>
          <w:rFonts w:eastAsia="Times New Roman"/>
          <w:color w:val="auto"/>
          <w:szCs w:val="24"/>
        </w:rPr>
      </w:pPr>
    </w:p>
    <w:p w14:paraId="3B7B61D6" w14:textId="77777777" w:rsidR="00BC509B" w:rsidRDefault="00BC509B" w:rsidP="00B83F52">
      <w:pPr>
        <w:spacing w:after="0" w:line="360" w:lineRule="auto"/>
        <w:ind w:firstLine="708"/>
        <w:jc w:val="both"/>
        <w:rPr>
          <w:rFonts w:eastAsia="Times New Roman"/>
          <w:color w:val="auto"/>
          <w:szCs w:val="24"/>
        </w:rPr>
      </w:pPr>
    </w:p>
    <w:p w14:paraId="37AD840B" w14:textId="77777777" w:rsidR="00996BB8" w:rsidRPr="00996BB8" w:rsidRDefault="00996BB8" w:rsidP="005D311E">
      <w:pPr>
        <w:spacing w:before="240" w:after="240" w:line="360" w:lineRule="auto"/>
        <w:ind w:left="0" w:firstLine="0"/>
        <w:jc w:val="center"/>
        <w:rPr>
          <w:rFonts w:ascii="Times New Roman" w:eastAsia="Times New Roman" w:hAnsi="Times New Roman" w:cs="Times New Roman"/>
          <w:color w:val="auto"/>
          <w:szCs w:val="24"/>
        </w:rPr>
      </w:pPr>
      <w:r w:rsidRPr="00996BB8">
        <w:rPr>
          <w:rFonts w:eastAsia="Times New Roman"/>
          <w:b/>
          <w:bCs/>
          <w:szCs w:val="24"/>
        </w:rPr>
        <w:t>SYNTHESIS</w:t>
      </w:r>
    </w:p>
    <w:p w14:paraId="3EF3AF0A" w14:textId="49FBE082" w:rsidR="00996BB8" w:rsidRDefault="00996BB8" w:rsidP="005D311E">
      <w:pPr>
        <w:spacing w:after="0" w:line="360" w:lineRule="auto"/>
        <w:ind w:firstLine="708"/>
        <w:jc w:val="both"/>
        <w:rPr>
          <w:rFonts w:eastAsia="Times New Roman"/>
          <w:color w:val="auto"/>
          <w:szCs w:val="24"/>
        </w:rPr>
      </w:pPr>
      <w:r w:rsidRPr="00996BB8">
        <w:rPr>
          <w:rFonts w:eastAsia="Times New Roman"/>
          <w:color w:val="auto"/>
          <w:szCs w:val="24"/>
        </w:rPr>
        <w:t>The development of the soil and temperature monitoring system is driven by the need for more efficient, data-driven agricultural practices. By reviewing relevant literature and case studies, it is evident that the integration of IoT sensors, data analytics, and user-friendly interfaces can significantly improve crop management. The shift from traditional, manual methods to modern, automated systems highlights the importance of real-time data and precision farming. The proposed system addresses these needs by providing farmers with accurate, actionable insights, ultimately contributing to sustainable agriculture.</w:t>
      </w:r>
    </w:p>
    <w:p w14:paraId="7BACE6BC" w14:textId="77777777" w:rsidR="00F7089C" w:rsidRDefault="00F7089C" w:rsidP="005D311E">
      <w:pPr>
        <w:spacing w:after="0" w:line="360" w:lineRule="auto"/>
        <w:ind w:firstLine="708"/>
        <w:jc w:val="both"/>
        <w:rPr>
          <w:rFonts w:eastAsia="Times New Roman"/>
          <w:color w:val="auto"/>
          <w:szCs w:val="24"/>
        </w:rPr>
      </w:pPr>
    </w:p>
    <w:p w14:paraId="267DE621" w14:textId="77777777" w:rsidR="00B365C2" w:rsidRDefault="00B365C2" w:rsidP="005D311E">
      <w:pPr>
        <w:spacing w:after="0" w:line="360" w:lineRule="auto"/>
        <w:ind w:firstLine="708"/>
        <w:jc w:val="both"/>
        <w:rPr>
          <w:rFonts w:eastAsia="Times New Roman"/>
          <w:color w:val="auto"/>
          <w:szCs w:val="24"/>
        </w:rPr>
      </w:pPr>
    </w:p>
    <w:p w14:paraId="6DF26BDA" w14:textId="77777777" w:rsidR="00F7089C" w:rsidRDefault="00F7089C" w:rsidP="005D311E">
      <w:pPr>
        <w:spacing w:after="0" w:line="360" w:lineRule="auto"/>
        <w:ind w:firstLine="708"/>
        <w:jc w:val="both"/>
        <w:rPr>
          <w:rFonts w:eastAsia="Times New Roman"/>
          <w:color w:val="auto"/>
          <w:szCs w:val="24"/>
        </w:rPr>
      </w:pPr>
    </w:p>
    <w:p w14:paraId="603141D7" w14:textId="77777777" w:rsidR="00F7089C" w:rsidRDefault="00F7089C" w:rsidP="005D311E">
      <w:pPr>
        <w:spacing w:after="0" w:line="360" w:lineRule="auto"/>
        <w:ind w:firstLine="708"/>
        <w:jc w:val="both"/>
        <w:rPr>
          <w:rFonts w:eastAsia="Times New Roman"/>
          <w:color w:val="auto"/>
          <w:szCs w:val="24"/>
        </w:rPr>
      </w:pPr>
    </w:p>
    <w:p w14:paraId="1273B567" w14:textId="77777777" w:rsidR="00F7089C" w:rsidRPr="007D7CA7" w:rsidRDefault="00F7089C" w:rsidP="005D311E">
      <w:pPr>
        <w:spacing w:after="0" w:line="360" w:lineRule="auto"/>
        <w:ind w:firstLine="708"/>
        <w:jc w:val="both"/>
        <w:rPr>
          <w:rFonts w:eastAsia="Times New Roman"/>
          <w:color w:val="auto"/>
          <w:szCs w:val="24"/>
        </w:rPr>
      </w:pPr>
    </w:p>
    <w:p w14:paraId="03B1D5AF" w14:textId="585F3F4A" w:rsidR="00520D79" w:rsidRPr="007D7CA7" w:rsidRDefault="00520D79" w:rsidP="005D311E">
      <w:pPr>
        <w:spacing w:after="0" w:line="360" w:lineRule="auto"/>
        <w:rPr>
          <w:rFonts w:eastAsia="Times New Roman"/>
          <w:color w:val="auto"/>
          <w:szCs w:val="24"/>
        </w:rPr>
      </w:pPr>
    </w:p>
    <w:p w14:paraId="4BDD101B" w14:textId="77777777" w:rsidR="005D311E" w:rsidRPr="005D311E" w:rsidRDefault="005D311E" w:rsidP="005D311E">
      <w:pPr>
        <w:spacing w:before="240" w:after="240" w:line="360" w:lineRule="auto"/>
        <w:ind w:left="0" w:firstLine="0"/>
        <w:jc w:val="center"/>
        <w:rPr>
          <w:rFonts w:ascii="Times New Roman" w:eastAsia="Times New Roman" w:hAnsi="Times New Roman" w:cs="Times New Roman"/>
          <w:color w:val="auto"/>
          <w:szCs w:val="24"/>
        </w:rPr>
      </w:pPr>
      <w:r w:rsidRPr="005D311E">
        <w:rPr>
          <w:rFonts w:eastAsia="Times New Roman"/>
          <w:b/>
          <w:bCs/>
          <w:szCs w:val="24"/>
        </w:rPr>
        <w:lastRenderedPageBreak/>
        <w:t>CONCLUSION</w:t>
      </w:r>
    </w:p>
    <w:p w14:paraId="592A3F3D" w14:textId="2336C8C1" w:rsidR="00520D79" w:rsidRDefault="005D311E" w:rsidP="00725052">
      <w:pPr>
        <w:spacing w:after="0" w:line="360" w:lineRule="auto"/>
        <w:ind w:firstLine="708"/>
        <w:jc w:val="both"/>
        <w:rPr>
          <w:rFonts w:eastAsia="Times New Roman"/>
          <w:color w:val="auto"/>
          <w:szCs w:val="24"/>
        </w:rPr>
      </w:pPr>
      <w:r w:rsidRPr="005D311E">
        <w:rPr>
          <w:rFonts w:eastAsia="Times New Roman"/>
          <w:color w:val="auto"/>
          <w:szCs w:val="24"/>
        </w:rPr>
        <w:t>The soil and temperature monitoring system is a strategic solution designed to address critical challenges in modern agriculture. By leveraging IoT sensors, cloud computing, and advanced data analytics, the system enhances the efficiency and sustainability of farming practices. The use of an intuitive user interface ensures that farmers can easily access and interpret data, while the Agile development methodology ensures continuous improvement. This study fills a significant gap in the literature by demonstrating how modern technologies can transform traditional farming practices, paving the way for a more sustainable and productive agricultural sector</w:t>
      </w:r>
      <w:r w:rsidR="00725052">
        <w:rPr>
          <w:rFonts w:eastAsia="Times New Roman"/>
          <w:color w:val="auto"/>
          <w:szCs w:val="24"/>
        </w:rPr>
        <w:t>.</w:t>
      </w:r>
    </w:p>
    <w:p w14:paraId="6B103BCA" w14:textId="577B60F5" w:rsidR="00520D79" w:rsidRDefault="00520D79" w:rsidP="005D311E">
      <w:pPr>
        <w:spacing w:after="0" w:line="360" w:lineRule="auto"/>
        <w:rPr>
          <w:rFonts w:eastAsia="Times New Roman"/>
          <w:color w:val="auto"/>
          <w:szCs w:val="24"/>
        </w:rPr>
      </w:pPr>
    </w:p>
    <w:p w14:paraId="3343800E" w14:textId="1CB98BF5" w:rsidR="00B83F52" w:rsidRDefault="00B83F52" w:rsidP="005D311E">
      <w:pPr>
        <w:spacing w:after="0" w:line="360" w:lineRule="auto"/>
        <w:rPr>
          <w:rFonts w:eastAsia="Times New Roman"/>
          <w:color w:val="auto"/>
          <w:szCs w:val="24"/>
        </w:rPr>
      </w:pPr>
    </w:p>
    <w:p w14:paraId="15CDFB4A" w14:textId="77777777" w:rsidR="00F7089C" w:rsidRDefault="00F7089C" w:rsidP="005D311E">
      <w:pPr>
        <w:spacing w:after="0" w:line="360" w:lineRule="auto"/>
        <w:rPr>
          <w:rFonts w:eastAsia="Times New Roman"/>
          <w:color w:val="auto"/>
          <w:szCs w:val="24"/>
        </w:rPr>
      </w:pPr>
    </w:p>
    <w:p w14:paraId="71C104B6" w14:textId="77777777" w:rsidR="00F7089C" w:rsidRDefault="00F7089C" w:rsidP="005D311E">
      <w:pPr>
        <w:spacing w:after="0" w:line="360" w:lineRule="auto"/>
        <w:rPr>
          <w:rFonts w:eastAsia="Times New Roman"/>
          <w:color w:val="auto"/>
          <w:szCs w:val="24"/>
        </w:rPr>
      </w:pPr>
    </w:p>
    <w:p w14:paraId="3CF28C51" w14:textId="77777777" w:rsidR="00F7089C" w:rsidRDefault="00F7089C" w:rsidP="005D311E">
      <w:pPr>
        <w:spacing w:after="0" w:line="360" w:lineRule="auto"/>
        <w:rPr>
          <w:rFonts w:eastAsia="Times New Roman"/>
          <w:color w:val="auto"/>
          <w:szCs w:val="24"/>
        </w:rPr>
      </w:pPr>
    </w:p>
    <w:p w14:paraId="0700C8D6" w14:textId="77777777" w:rsidR="00F7089C" w:rsidRDefault="00F7089C" w:rsidP="005D311E">
      <w:pPr>
        <w:spacing w:after="0" w:line="360" w:lineRule="auto"/>
        <w:rPr>
          <w:rFonts w:eastAsia="Times New Roman"/>
          <w:color w:val="auto"/>
          <w:szCs w:val="24"/>
        </w:rPr>
      </w:pPr>
    </w:p>
    <w:p w14:paraId="6DAD4E8D" w14:textId="77777777" w:rsidR="00F7089C" w:rsidRDefault="00F7089C" w:rsidP="005D311E">
      <w:pPr>
        <w:spacing w:after="0" w:line="360" w:lineRule="auto"/>
        <w:rPr>
          <w:rFonts w:eastAsia="Times New Roman"/>
          <w:color w:val="auto"/>
          <w:szCs w:val="24"/>
        </w:rPr>
      </w:pPr>
    </w:p>
    <w:p w14:paraId="4936C097" w14:textId="77777777" w:rsidR="00F7089C" w:rsidRDefault="00F7089C" w:rsidP="005D311E">
      <w:pPr>
        <w:spacing w:after="0" w:line="360" w:lineRule="auto"/>
        <w:rPr>
          <w:rFonts w:eastAsia="Times New Roman"/>
          <w:color w:val="auto"/>
          <w:szCs w:val="24"/>
        </w:rPr>
      </w:pPr>
    </w:p>
    <w:p w14:paraId="608ACB5D" w14:textId="77777777" w:rsidR="00F7089C" w:rsidRDefault="00F7089C" w:rsidP="005D311E">
      <w:pPr>
        <w:spacing w:after="0" w:line="360" w:lineRule="auto"/>
        <w:rPr>
          <w:rFonts w:eastAsia="Times New Roman"/>
          <w:color w:val="auto"/>
          <w:szCs w:val="24"/>
        </w:rPr>
      </w:pPr>
    </w:p>
    <w:p w14:paraId="2A14F6B3" w14:textId="77777777" w:rsidR="00F7089C" w:rsidRDefault="00F7089C" w:rsidP="005D311E">
      <w:pPr>
        <w:spacing w:after="0" w:line="360" w:lineRule="auto"/>
        <w:rPr>
          <w:rFonts w:eastAsia="Times New Roman"/>
          <w:color w:val="auto"/>
          <w:szCs w:val="24"/>
        </w:rPr>
      </w:pPr>
    </w:p>
    <w:p w14:paraId="69276458" w14:textId="77777777" w:rsidR="00F7089C" w:rsidRDefault="00F7089C" w:rsidP="005D311E">
      <w:pPr>
        <w:spacing w:after="0" w:line="360" w:lineRule="auto"/>
        <w:rPr>
          <w:rFonts w:eastAsia="Times New Roman"/>
          <w:color w:val="auto"/>
          <w:szCs w:val="24"/>
        </w:rPr>
      </w:pPr>
    </w:p>
    <w:p w14:paraId="1758CA8C" w14:textId="77777777" w:rsidR="00F7089C" w:rsidRDefault="00F7089C" w:rsidP="005D311E">
      <w:pPr>
        <w:spacing w:after="0" w:line="360" w:lineRule="auto"/>
        <w:rPr>
          <w:rFonts w:eastAsia="Times New Roman"/>
          <w:color w:val="auto"/>
          <w:szCs w:val="24"/>
        </w:rPr>
      </w:pPr>
    </w:p>
    <w:p w14:paraId="0DC90781" w14:textId="77777777" w:rsidR="00F7089C" w:rsidRDefault="00F7089C" w:rsidP="005D311E">
      <w:pPr>
        <w:spacing w:after="0" w:line="360" w:lineRule="auto"/>
        <w:rPr>
          <w:rFonts w:eastAsia="Times New Roman"/>
          <w:color w:val="auto"/>
          <w:szCs w:val="24"/>
        </w:rPr>
      </w:pPr>
    </w:p>
    <w:p w14:paraId="2DB7793A" w14:textId="77777777" w:rsidR="00F7089C" w:rsidRDefault="00F7089C" w:rsidP="005D311E">
      <w:pPr>
        <w:spacing w:after="0" w:line="360" w:lineRule="auto"/>
        <w:rPr>
          <w:rFonts w:eastAsia="Times New Roman"/>
          <w:color w:val="auto"/>
          <w:szCs w:val="24"/>
        </w:rPr>
      </w:pPr>
    </w:p>
    <w:p w14:paraId="153AF313" w14:textId="77777777" w:rsidR="00F229AF" w:rsidRDefault="00F229AF" w:rsidP="005D311E">
      <w:pPr>
        <w:spacing w:after="0" w:line="360" w:lineRule="auto"/>
        <w:rPr>
          <w:rFonts w:eastAsia="Times New Roman"/>
          <w:color w:val="auto"/>
          <w:szCs w:val="24"/>
        </w:rPr>
      </w:pPr>
    </w:p>
    <w:p w14:paraId="3B159646" w14:textId="77777777" w:rsidR="00B83F52" w:rsidRPr="00520D79" w:rsidRDefault="00B83F52" w:rsidP="005D311E">
      <w:pPr>
        <w:spacing w:after="0" w:line="360" w:lineRule="auto"/>
        <w:rPr>
          <w:rFonts w:eastAsia="Times New Roman"/>
          <w:color w:val="auto"/>
          <w:szCs w:val="24"/>
        </w:rPr>
      </w:pPr>
    </w:p>
    <w:p w14:paraId="4A983077" w14:textId="0BD8A064" w:rsidR="001F7002" w:rsidRPr="00A540DD" w:rsidRDefault="00671836" w:rsidP="005D311E">
      <w:pPr>
        <w:spacing w:after="325" w:line="360" w:lineRule="auto"/>
        <w:ind w:left="732" w:right="720"/>
        <w:jc w:val="center"/>
        <w:rPr>
          <w:szCs w:val="24"/>
        </w:rPr>
      </w:pPr>
      <w:r w:rsidRPr="00A540DD">
        <w:rPr>
          <w:szCs w:val="24"/>
        </w:rPr>
        <w:lastRenderedPageBreak/>
        <w:t>Chapter 3</w:t>
      </w:r>
    </w:p>
    <w:p w14:paraId="4B882B95" w14:textId="77777777" w:rsidR="001F7002" w:rsidRPr="00A540DD" w:rsidRDefault="00671836" w:rsidP="005D311E">
      <w:pPr>
        <w:spacing w:after="920" w:line="360" w:lineRule="auto"/>
        <w:ind w:left="732" w:right="720"/>
        <w:jc w:val="center"/>
        <w:rPr>
          <w:szCs w:val="24"/>
        </w:rPr>
      </w:pPr>
      <w:r w:rsidRPr="00A540DD">
        <w:rPr>
          <w:szCs w:val="24"/>
        </w:rPr>
        <w:t>Methodology</w:t>
      </w:r>
    </w:p>
    <w:p w14:paraId="4C499B2A" w14:textId="77777777" w:rsidR="00F7089C" w:rsidRPr="00F7089C" w:rsidRDefault="00F7089C" w:rsidP="00F7089C">
      <w:pPr>
        <w:spacing w:before="100" w:beforeAutospacing="1" w:after="100" w:afterAutospacing="1" w:line="360" w:lineRule="auto"/>
        <w:ind w:left="0" w:firstLine="720"/>
        <w:rPr>
          <w:rFonts w:eastAsia="Times New Roman"/>
          <w:color w:val="auto"/>
          <w:szCs w:val="24"/>
        </w:rPr>
      </w:pPr>
      <w:r w:rsidRPr="00F7089C">
        <w:rPr>
          <w:rFonts w:eastAsia="Times New Roman"/>
          <w:color w:val="auto"/>
          <w:szCs w:val="24"/>
        </w:rPr>
        <w:t>This chapter outlines the research methodology employed in developing the "Soil and Temperature Monitoring System," focusing on integrating technologies such as the Internet of Things (IoT), cloud computing, data analytics, and robust security features. The research follows a systematic approach, beginning with a comprehensive review of existing soil and temperature monitoring systems to identify gaps, particularly concerning data security and privacy. Based on this review, the system design phase defines the architecture and components, including secure data transmission and storage mechanisms. Surveys and interviews with agricultural experts, farmers, and environmental scientists provide valuable insights into user requirements and expectations, ensuring that the system addresses both practical needs and user concerns about data security.</w:t>
      </w:r>
    </w:p>
    <w:p w14:paraId="506E2107" w14:textId="00038E08" w:rsidR="008D0FEF" w:rsidRDefault="00F7089C" w:rsidP="00F7089C">
      <w:pPr>
        <w:spacing w:before="100" w:beforeAutospacing="1" w:after="100" w:afterAutospacing="1" w:line="360" w:lineRule="auto"/>
        <w:ind w:left="0" w:firstLine="720"/>
        <w:rPr>
          <w:rFonts w:eastAsia="Times New Roman"/>
          <w:color w:val="auto"/>
          <w:szCs w:val="24"/>
        </w:rPr>
      </w:pPr>
      <w:r w:rsidRPr="00F7089C">
        <w:rPr>
          <w:rFonts w:eastAsia="Times New Roman"/>
          <w:color w:val="auto"/>
          <w:szCs w:val="24"/>
        </w:rPr>
        <w:t xml:space="preserve">To ensure data security and integrity, the system design integrates encryption (e.g., AES) to protect sensor data during transmission and storage, decryption mechanisms to enable secure data access by authorized users, and hashing techniques (e.g., SHA-256) to verify data authenticity and safeguard user credentials. Once the system is developed, rigorous testing will assess its performance, usability, efficiency, and security. Security testing includes evaluating the effectiveness of </w:t>
      </w:r>
      <w:r w:rsidRPr="00F7089C">
        <w:rPr>
          <w:rFonts w:eastAsia="Times New Roman"/>
          <w:color w:val="auto"/>
          <w:szCs w:val="24"/>
        </w:rPr>
        <w:lastRenderedPageBreak/>
        <w:t>encryption, decryption, and hashing mechanisms, as well as assessing the system’s resilience against potential cyber threats. This structured approach ensures that the project delivers meaningful results in environmental monitoring and precision agriculture while prioritizing the protection of sensitive data.</w:t>
      </w:r>
    </w:p>
    <w:p w14:paraId="34C52FC9" w14:textId="77777777" w:rsidR="00F7089C" w:rsidRPr="00A540DD" w:rsidRDefault="00F7089C" w:rsidP="00F7089C">
      <w:pPr>
        <w:spacing w:before="100" w:beforeAutospacing="1" w:after="100" w:afterAutospacing="1" w:line="360" w:lineRule="auto"/>
        <w:ind w:left="0" w:firstLine="720"/>
        <w:rPr>
          <w:rFonts w:eastAsia="Times New Roman"/>
          <w:color w:val="auto"/>
          <w:szCs w:val="24"/>
        </w:rPr>
      </w:pPr>
    </w:p>
    <w:p w14:paraId="2C23960C" w14:textId="77777777" w:rsidR="001F7002" w:rsidRPr="00A540DD" w:rsidRDefault="00671836" w:rsidP="005D311E">
      <w:pPr>
        <w:pStyle w:val="Heading1"/>
        <w:spacing w:line="360" w:lineRule="auto"/>
        <w:rPr>
          <w:sz w:val="24"/>
          <w:szCs w:val="24"/>
        </w:rPr>
      </w:pPr>
      <w:r w:rsidRPr="00A540DD">
        <w:rPr>
          <w:sz w:val="24"/>
          <w:szCs w:val="24"/>
        </w:rPr>
        <w:t>Research and Development Stage</w:t>
      </w:r>
    </w:p>
    <w:p w14:paraId="167F7243" w14:textId="77777777" w:rsidR="001165A5" w:rsidRPr="001165A5" w:rsidRDefault="001165A5" w:rsidP="001165A5">
      <w:pPr>
        <w:spacing w:before="100" w:beforeAutospacing="1" w:after="100" w:afterAutospacing="1" w:line="360" w:lineRule="auto"/>
        <w:ind w:left="0" w:firstLine="720"/>
        <w:rPr>
          <w:rFonts w:eastAsia="Times New Roman"/>
          <w:color w:val="auto"/>
          <w:szCs w:val="24"/>
        </w:rPr>
      </w:pPr>
      <w:r w:rsidRPr="001165A5">
        <w:rPr>
          <w:rFonts w:eastAsia="Times New Roman"/>
          <w:color w:val="auto"/>
          <w:szCs w:val="24"/>
        </w:rPr>
        <w:t xml:space="preserve">The Research and Development (R&amp;D) stage is a critical phase in creating the "Soil and Temperature Monitoring System," guided by insights and feedback from respondents, including agricultural specialists and technology experts, to ensure that the system is practical, secure, and meets real-world agricultural and environmental monitoring needs. This stage begins with an analysis of data gathered from surveys and interviews to identify challenges faced by farmers and environmental scientists, highlighting areas for improvement such as automation, real-time monitoring, data-driven decision-making, and secure data handling. The system design will incorporate modern technologies like IoT for real-time monitoring, cloud computing for data storage, analytics tools for generating reports and insights, and robust security mechanisms, including data encryption (e.g., AES) for secure transmission, decryption for authorized access, and hashing (e.g., SHA-256) to verify data integrity and protect user </w:t>
      </w:r>
      <w:r w:rsidRPr="001165A5">
        <w:rPr>
          <w:rFonts w:eastAsia="Times New Roman"/>
          <w:color w:val="auto"/>
          <w:szCs w:val="24"/>
        </w:rPr>
        <w:lastRenderedPageBreak/>
        <w:t>credentials. Development will proceed in stages with regular testing and evaluation to meet performance and security standards, while additional feedback from respondents will refine and improve the system. Once the prototype is completed, further user testing will ensure the system is intuitive, user-friendly, efficient in monitoring soil conditions, and secure from potential cyber threats.</w:t>
      </w:r>
    </w:p>
    <w:p w14:paraId="5C704A09" w14:textId="77777777" w:rsidR="008D0FEF" w:rsidRPr="00A540DD" w:rsidRDefault="008D0FEF" w:rsidP="005D311E">
      <w:pPr>
        <w:spacing w:before="100" w:beforeAutospacing="1" w:after="100" w:afterAutospacing="1" w:line="360" w:lineRule="auto"/>
        <w:ind w:left="0" w:firstLine="0"/>
        <w:rPr>
          <w:rFonts w:eastAsia="Times New Roman"/>
          <w:color w:val="auto"/>
          <w:szCs w:val="24"/>
        </w:rPr>
      </w:pPr>
    </w:p>
    <w:p w14:paraId="14E44E49" w14:textId="77777777" w:rsidR="001165A5" w:rsidRPr="001165A5" w:rsidRDefault="001165A5" w:rsidP="001165A5">
      <w:pPr>
        <w:spacing w:before="100" w:beforeAutospacing="1" w:after="100" w:afterAutospacing="1" w:line="360" w:lineRule="auto"/>
        <w:rPr>
          <w:bCs/>
          <w:i/>
          <w:szCs w:val="24"/>
        </w:rPr>
      </w:pPr>
      <w:r w:rsidRPr="001165A5">
        <w:rPr>
          <w:b/>
          <w:bCs/>
          <w:i/>
          <w:szCs w:val="24"/>
        </w:rPr>
        <w:t>Software Development Life Cycle (SDLC)</w:t>
      </w:r>
      <w:r w:rsidRPr="001165A5">
        <w:rPr>
          <w:b/>
          <w:i/>
          <w:szCs w:val="24"/>
        </w:rPr>
        <w:br/>
      </w:r>
      <w:r w:rsidRPr="001165A5">
        <w:rPr>
          <w:bCs/>
          <w:iCs/>
          <w:szCs w:val="24"/>
        </w:rPr>
        <w:t>The Software Development Life Cycle (SDLC) is a structured approach used in the development of the "Soil and Temperature Monitoring System" to ensure the project is completed systematically, efficiently, and securely. The SDLC guides the development process from the initial planning phase to final deployment, ensuring that the system meets the needs of users and aligns with insights provided by respondents. Security will be integrated throughout all phases of the SDLC</w:t>
      </w:r>
      <w:r w:rsidRPr="001165A5">
        <w:rPr>
          <w:bCs/>
          <w:i/>
          <w:szCs w:val="24"/>
        </w:rPr>
        <w:t>.</w:t>
      </w:r>
    </w:p>
    <w:p w14:paraId="159C0F47" w14:textId="77777777" w:rsidR="001165A5" w:rsidRPr="001165A5" w:rsidRDefault="001165A5" w:rsidP="001165A5">
      <w:pPr>
        <w:numPr>
          <w:ilvl w:val="0"/>
          <w:numId w:val="30"/>
        </w:numPr>
        <w:spacing w:before="100" w:beforeAutospacing="1" w:after="100" w:afterAutospacing="1" w:line="360" w:lineRule="auto"/>
        <w:rPr>
          <w:bCs/>
          <w:iCs/>
          <w:szCs w:val="24"/>
        </w:rPr>
      </w:pPr>
      <w:r w:rsidRPr="001165A5">
        <w:rPr>
          <w:b/>
          <w:bCs/>
          <w:i/>
          <w:szCs w:val="24"/>
        </w:rPr>
        <w:t>Planning and Requirement Analysis</w:t>
      </w:r>
      <w:r w:rsidRPr="001165A5">
        <w:rPr>
          <w:b/>
          <w:i/>
          <w:szCs w:val="24"/>
        </w:rPr>
        <w:br/>
      </w:r>
      <w:r w:rsidRPr="001165A5">
        <w:rPr>
          <w:bCs/>
          <w:iCs/>
          <w:szCs w:val="24"/>
        </w:rPr>
        <w:t>Detailed requirements will be gathered through surveys, interviews, and discussions with farmers, agricultural researchers, and environmental experts, with a focus on identifying data sensitivity and security requirements.</w:t>
      </w:r>
    </w:p>
    <w:p w14:paraId="1F02D895" w14:textId="77777777" w:rsidR="001165A5" w:rsidRPr="001165A5" w:rsidRDefault="001165A5" w:rsidP="001165A5">
      <w:pPr>
        <w:numPr>
          <w:ilvl w:val="0"/>
          <w:numId w:val="30"/>
        </w:numPr>
        <w:spacing w:before="100" w:beforeAutospacing="1" w:after="100" w:afterAutospacing="1" w:line="360" w:lineRule="auto"/>
        <w:rPr>
          <w:bCs/>
          <w:iCs/>
          <w:szCs w:val="24"/>
        </w:rPr>
      </w:pPr>
      <w:r w:rsidRPr="001165A5">
        <w:rPr>
          <w:b/>
          <w:bCs/>
          <w:i/>
          <w:szCs w:val="24"/>
        </w:rPr>
        <w:t>System Design</w:t>
      </w:r>
      <w:r w:rsidRPr="001165A5">
        <w:rPr>
          <w:b/>
          <w:i/>
          <w:szCs w:val="24"/>
        </w:rPr>
        <w:br/>
      </w:r>
      <w:r w:rsidRPr="001165A5">
        <w:rPr>
          <w:bCs/>
          <w:iCs/>
          <w:szCs w:val="24"/>
        </w:rPr>
        <w:t xml:space="preserve">The system’s architecture and structure will be defined based on feedback from respondents, including </w:t>
      </w:r>
      <w:r w:rsidRPr="001165A5">
        <w:rPr>
          <w:bCs/>
          <w:iCs/>
          <w:szCs w:val="24"/>
        </w:rPr>
        <w:lastRenderedPageBreak/>
        <w:t>specifications for encryption and hashing to protect data during transmission and storage.</w:t>
      </w:r>
    </w:p>
    <w:p w14:paraId="4B3B9209" w14:textId="77777777" w:rsidR="001165A5" w:rsidRPr="001165A5" w:rsidRDefault="001165A5" w:rsidP="001165A5">
      <w:pPr>
        <w:numPr>
          <w:ilvl w:val="0"/>
          <w:numId w:val="30"/>
        </w:numPr>
        <w:spacing w:before="100" w:beforeAutospacing="1" w:after="100" w:afterAutospacing="1" w:line="360" w:lineRule="auto"/>
        <w:rPr>
          <w:bCs/>
          <w:iCs/>
          <w:szCs w:val="24"/>
        </w:rPr>
      </w:pPr>
      <w:r w:rsidRPr="001165A5">
        <w:rPr>
          <w:b/>
          <w:bCs/>
          <w:i/>
          <w:szCs w:val="24"/>
        </w:rPr>
        <w:t>Development</w:t>
      </w:r>
      <w:r w:rsidRPr="001165A5">
        <w:rPr>
          <w:b/>
          <w:i/>
          <w:szCs w:val="24"/>
        </w:rPr>
        <w:br/>
      </w:r>
      <w:r w:rsidRPr="001165A5">
        <w:rPr>
          <w:bCs/>
          <w:iCs/>
          <w:szCs w:val="24"/>
        </w:rPr>
        <w:t>Respondents will review early prototypes and provide feedback on usability, accuracy, functionality, and security features, ensuring that sensitive data is encrypted and stored securely.</w:t>
      </w:r>
    </w:p>
    <w:p w14:paraId="475E4F2B" w14:textId="77777777" w:rsidR="001165A5" w:rsidRPr="001165A5" w:rsidRDefault="001165A5" w:rsidP="001165A5">
      <w:pPr>
        <w:numPr>
          <w:ilvl w:val="0"/>
          <w:numId w:val="30"/>
        </w:numPr>
        <w:spacing w:before="100" w:beforeAutospacing="1" w:after="100" w:afterAutospacing="1" w:line="360" w:lineRule="auto"/>
        <w:rPr>
          <w:b/>
          <w:i/>
          <w:szCs w:val="24"/>
        </w:rPr>
      </w:pPr>
      <w:r w:rsidRPr="001165A5">
        <w:rPr>
          <w:b/>
          <w:bCs/>
          <w:i/>
          <w:szCs w:val="24"/>
        </w:rPr>
        <w:t>Testing</w:t>
      </w:r>
      <w:r w:rsidRPr="001165A5">
        <w:rPr>
          <w:b/>
          <w:i/>
          <w:szCs w:val="24"/>
        </w:rPr>
        <w:br/>
      </w:r>
      <w:r w:rsidRPr="001165A5">
        <w:rPr>
          <w:bCs/>
          <w:iCs/>
          <w:szCs w:val="24"/>
        </w:rPr>
        <w:t>Performance and security testing will be conducted, including testing encryption and decryption processes, verifying the integrity of hashed data, and assessing system resilience against potential threats.</w:t>
      </w:r>
    </w:p>
    <w:p w14:paraId="080FEDAE" w14:textId="77777777" w:rsidR="001165A5" w:rsidRPr="001165A5" w:rsidRDefault="001165A5" w:rsidP="001165A5">
      <w:pPr>
        <w:numPr>
          <w:ilvl w:val="0"/>
          <w:numId w:val="30"/>
        </w:numPr>
        <w:spacing w:before="100" w:beforeAutospacing="1" w:after="100" w:afterAutospacing="1" w:line="360" w:lineRule="auto"/>
        <w:rPr>
          <w:bCs/>
          <w:iCs/>
          <w:szCs w:val="24"/>
        </w:rPr>
      </w:pPr>
      <w:r w:rsidRPr="001165A5">
        <w:rPr>
          <w:b/>
          <w:bCs/>
          <w:i/>
          <w:szCs w:val="24"/>
        </w:rPr>
        <w:t>Deployment</w:t>
      </w:r>
      <w:r w:rsidRPr="001165A5">
        <w:rPr>
          <w:b/>
          <w:i/>
          <w:szCs w:val="24"/>
        </w:rPr>
        <w:br/>
      </w:r>
      <w:r w:rsidRPr="001165A5">
        <w:rPr>
          <w:bCs/>
          <w:iCs/>
          <w:szCs w:val="24"/>
        </w:rPr>
        <w:t>Installation and configuration of the system for use in agricultural or environmental settings will include secure setup procedures, user authentication mechanisms, and training for secure use.</w:t>
      </w:r>
    </w:p>
    <w:p w14:paraId="661DE382" w14:textId="77777777" w:rsidR="001165A5" w:rsidRPr="001165A5" w:rsidRDefault="001165A5" w:rsidP="001165A5">
      <w:pPr>
        <w:numPr>
          <w:ilvl w:val="0"/>
          <w:numId w:val="30"/>
        </w:numPr>
        <w:spacing w:before="100" w:beforeAutospacing="1" w:after="100" w:afterAutospacing="1" w:line="360" w:lineRule="auto"/>
        <w:rPr>
          <w:bCs/>
          <w:iCs/>
          <w:szCs w:val="24"/>
        </w:rPr>
      </w:pPr>
      <w:r w:rsidRPr="001165A5">
        <w:rPr>
          <w:b/>
          <w:bCs/>
          <w:i/>
          <w:szCs w:val="24"/>
        </w:rPr>
        <w:t>Maintenance and Support</w:t>
      </w:r>
      <w:r w:rsidRPr="001165A5">
        <w:rPr>
          <w:b/>
          <w:i/>
          <w:szCs w:val="24"/>
        </w:rPr>
        <w:br/>
      </w:r>
      <w:r w:rsidRPr="001165A5">
        <w:rPr>
          <w:bCs/>
          <w:iCs/>
          <w:szCs w:val="24"/>
        </w:rPr>
        <w:t>Regular updates, bug fixes, and additional features will include ongoing security updates and monitoring to ensure that the system remains robust and secure against emerging threats.</w:t>
      </w:r>
    </w:p>
    <w:p w14:paraId="6CBD160B" w14:textId="77777777" w:rsidR="001165A5" w:rsidRDefault="001165A5" w:rsidP="005D311E">
      <w:pPr>
        <w:spacing w:before="100" w:beforeAutospacing="1" w:after="100" w:afterAutospacing="1" w:line="360" w:lineRule="auto"/>
        <w:ind w:left="0" w:firstLine="720"/>
        <w:rPr>
          <w:rFonts w:eastAsia="Times New Roman"/>
          <w:color w:val="auto"/>
          <w:szCs w:val="24"/>
        </w:rPr>
      </w:pPr>
    </w:p>
    <w:p w14:paraId="7D6EE4E9" w14:textId="77777777" w:rsidR="001165A5" w:rsidRPr="00A540DD" w:rsidRDefault="001165A5" w:rsidP="005D311E">
      <w:pPr>
        <w:spacing w:before="100" w:beforeAutospacing="1" w:after="100" w:afterAutospacing="1" w:line="360" w:lineRule="auto"/>
        <w:ind w:left="0" w:firstLine="720"/>
        <w:rPr>
          <w:rFonts w:eastAsia="Times New Roman"/>
          <w:color w:val="auto"/>
          <w:szCs w:val="24"/>
        </w:rPr>
      </w:pPr>
    </w:p>
    <w:p w14:paraId="11A444A2" w14:textId="77777777" w:rsidR="001F7002" w:rsidRPr="00A540DD" w:rsidRDefault="00671836" w:rsidP="005D311E">
      <w:pPr>
        <w:pStyle w:val="Heading2"/>
        <w:spacing w:after="317" w:line="360" w:lineRule="auto"/>
        <w:ind w:left="-5"/>
        <w:rPr>
          <w:sz w:val="24"/>
          <w:szCs w:val="24"/>
        </w:rPr>
      </w:pPr>
      <w:r w:rsidRPr="00A540DD">
        <w:rPr>
          <w:sz w:val="24"/>
          <w:szCs w:val="24"/>
        </w:rPr>
        <w:lastRenderedPageBreak/>
        <w:t>Data Collection Techniques</w:t>
      </w:r>
    </w:p>
    <w:p w14:paraId="7761FF89" w14:textId="77777777" w:rsidR="001165A5" w:rsidRPr="001165A5" w:rsidRDefault="001165A5" w:rsidP="001165A5">
      <w:pPr>
        <w:spacing w:before="240" w:after="240" w:line="360" w:lineRule="auto"/>
        <w:ind w:left="0" w:firstLine="720"/>
        <w:rPr>
          <w:rFonts w:eastAsia="Times New Roman"/>
          <w:color w:val="auto"/>
          <w:szCs w:val="24"/>
        </w:rPr>
      </w:pPr>
      <w:r w:rsidRPr="001165A5">
        <w:rPr>
          <w:rFonts w:eastAsia="Times New Roman"/>
          <w:color w:val="auto"/>
          <w:szCs w:val="24"/>
        </w:rPr>
        <w:t>A variety of data collection techniques will be employed to gather the necessary insights for developing the "Soil and Temperature Monitoring System." These techniques will ensure that the system meets user needs while addressing current challenges in environmental monitoring and ensuring the protection of sensitive data.</w:t>
      </w:r>
    </w:p>
    <w:p w14:paraId="05951FE3" w14:textId="77777777" w:rsidR="001165A5" w:rsidRPr="001165A5" w:rsidRDefault="001165A5" w:rsidP="001165A5">
      <w:pPr>
        <w:numPr>
          <w:ilvl w:val="0"/>
          <w:numId w:val="31"/>
        </w:numPr>
        <w:spacing w:before="240" w:after="240" w:line="360" w:lineRule="auto"/>
        <w:rPr>
          <w:rFonts w:eastAsia="Times New Roman"/>
          <w:color w:val="auto"/>
          <w:szCs w:val="24"/>
        </w:rPr>
      </w:pPr>
      <w:r w:rsidRPr="001165A5">
        <w:rPr>
          <w:rFonts w:eastAsia="Times New Roman"/>
          <w:b/>
          <w:bCs/>
          <w:color w:val="auto"/>
          <w:szCs w:val="24"/>
        </w:rPr>
        <w:t>Surveys</w:t>
      </w:r>
      <w:r w:rsidRPr="001165A5">
        <w:rPr>
          <w:rFonts w:eastAsia="Times New Roman"/>
          <w:color w:val="auto"/>
          <w:szCs w:val="24"/>
        </w:rPr>
        <w:br/>
      </w:r>
      <w:proofErr w:type="spellStart"/>
      <w:r w:rsidRPr="001165A5">
        <w:rPr>
          <w:rFonts w:eastAsia="Times New Roman"/>
          <w:color w:val="auto"/>
          <w:szCs w:val="24"/>
        </w:rPr>
        <w:t>Surveys</w:t>
      </w:r>
      <w:proofErr w:type="spellEnd"/>
      <w:r w:rsidRPr="001165A5">
        <w:rPr>
          <w:rFonts w:eastAsia="Times New Roman"/>
          <w:color w:val="auto"/>
          <w:szCs w:val="24"/>
        </w:rPr>
        <w:t xml:space="preserve"> will gather real-time, reliable information about soil conditions, temperature variations, and environmental influences that affect plant growth. Respondents’ answers will be stored securely, with encryption applied to sensitive data during collection and storage.</w:t>
      </w:r>
    </w:p>
    <w:p w14:paraId="44F4F758" w14:textId="77777777" w:rsidR="001165A5" w:rsidRPr="001165A5" w:rsidRDefault="001165A5" w:rsidP="001165A5">
      <w:pPr>
        <w:numPr>
          <w:ilvl w:val="0"/>
          <w:numId w:val="31"/>
        </w:numPr>
        <w:spacing w:before="240" w:after="240" w:line="360" w:lineRule="auto"/>
        <w:rPr>
          <w:rFonts w:eastAsia="Times New Roman"/>
          <w:color w:val="auto"/>
          <w:szCs w:val="24"/>
        </w:rPr>
      </w:pPr>
      <w:r w:rsidRPr="001165A5">
        <w:rPr>
          <w:rFonts w:eastAsia="Times New Roman"/>
          <w:b/>
          <w:bCs/>
          <w:color w:val="auto"/>
          <w:szCs w:val="24"/>
        </w:rPr>
        <w:t>Interviews</w:t>
      </w:r>
      <w:r w:rsidRPr="001165A5">
        <w:rPr>
          <w:rFonts w:eastAsia="Times New Roman"/>
          <w:color w:val="auto"/>
          <w:szCs w:val="24"/>
        </w:rPr>
        <w:br/>
      </w:r>
      <w:proofErr w:type="spellStart"/>
      <w:r w:rsidRPr="001165A5">
        <w:rPr>
          <w:rFonts w:eastAsia="Times New Roman"/>
          <w:color w:val="auto"/>
          <w:szCs w:val="24"/>
        </w:rPr>
        <w:t>Interviews</w:t>
      </w:r>
      <w:proofErr w:type="spellEnd"/>
      <w:r w:rsidRPr="001165A5">
        <w:rPr>
          <w:rFonts w:eastAsia="Times New Roman"/>
          <w:color w:val="auto"/>
          <w:szCs w:val="24"/>
        </w:rPr>
        <w:t xml:space="preserve"> with experts in agriculture, IoT, and environmental monitoring will focus on how data collection techniques contribute to efficient irrigation practices and better crop management, while also discussing the importance of secure data handling and transmission.</w:t>
      </w:r>
    </w:p>
    <w:p w14:paraId="04C1C76F" w14:textId="77777777" w:rsidR="001165A5" w:rsidRPr="001165A5" w:rsidRDefault="001165A5" w:rsidP="001165A5">
      <w:pPr>
        <w:numPr>
          <w:ilvl w:val="0"/>
          <w:numId w:val="31"/>
        </w:numPr>
        <w:spacing w:before="240" w:after="240" w:line="360" w:lineRule="auto"/>
        <w:rPr>
          <w:rFonts w:eastAsia="Times New Roman"/>
          <w:color w:val="auto"/>
          <w:szCs w:val="24"/>
        </w:rPr>
      </w:pPr>
      <w:r w:rsidRPr="001165A5">
        <w:rPr>
          <w:rFonts w:eastAsia="Times New Roman"/>
          <w:b/>
          <w:bCs/>
          <w:color w:val="auto"/>
          <w:szCs w:val="24"/>
        </w:rPr>
        <w:t>Focus Groups</w:t>
      </w:r>
      <w:r w:rsidRPr="001165A5">
        <w:rPr>
          <w:rFonts w:eastAsia="Times New Roman"/>
          <w:color w:val="auto"/>
          <w:szCs w:val="24"/>
        </w:rPr>
        <w:br/>
        <w:t>Focus group discussions will explore the effectiveness of different data collection techniques, emphasizing the need for secure transmission of sensor data and protection of user privacy.</w:t>
      </w:r>
    </w:p>
    <w:p w14:paraId="190CA659" w14:textId="77777777" w:rsidR="001165A5" w:rsidRPr="001165A5" w:rsidRDefault="001165A5" w:rsidP="001165A5">
      <w:pPr>
        <w:numPr>
          <w:ilvl w:val="0"/>
          <w:numId w:val="31"/>
        </w:numPr>
        <w:spacing w:before="240" w:after="240" w:line="360" w:lineRule="auto"/>
        <w:rPr>
          <w:rFonts w:eastAsia="Times New Roman"/>
          <w:color w:val="auto"/>
          <w:szCs w:val="24"/>
        </w:rPr>
      </w:pPr>
      <w:r w:rsidRPr="001165A5">
        <w:rPr>
          <w:rFonts w:eastAsia="Times New Roman"/>
          <w:b/>
          <w:bCs/>
          <w:color w:val="auto"/>
          <w:szCs w:val="24"/>
        </w:rPr>
        <w:lastRenderedPageBreak/>
        <w:t>Observations</w:t>
      </w:r>
      <w:r w:rsidRPr="001165A5">
        <w:rPr>
          <w:rFonts w:eastAsia="Times New Roman"/>
          <w:color w:val="auto"/>
          <w:szCs w:val="24"/>
        </w:rPr>
        <w:br/>
      </w:r>
      <w:proofErr w:type="spellStart"/>
      <w:r w:rsidRPr="001165A5">
        <w:rPr>
          <w:rFonts w:eastAsia="Times New Roman"/>
          <w:color w:val="auto"/>
          <w:szCs w:val="24"/>
        </w:rPr>
        <w:t>Observations</w:t>
      </w:r>
      <w:proofErr w:type="spellEnd"/>
      <w:r w:rsidRPr="001165A5">
        <w:rPr>
          <w:rFonts w:eastAsia="Times New Roman"/>
          <w:color w:val="auto"/>
          <w:szCs w:val="24"/>
        </w:rPr>
        <w:t xml:space="preserve"> will assess the effectiveness, accuracy, and limitations of various data collection methods. Secure data management practices, including encryption and secure transmission, will be applied during these observations.</w:t>
      </w:r>
    </w:p>
    <w:p w14:paraId="15566094" w14:textId="77777777" w:rsidR="001165A5" w:rsidRPr="001165A5" w:rsidRDefault="001165A5" w:rsidP="001165A5">
      <w:pPr>
        <w:numPr>
          <w:ilvl w:val="0"/>
          <w:numId w:val="31"/>
        </w:numPr>
        <w:spacing w:before="240" w:after="240" w:line="360" w:lineRule="auto"/>
        <w:rPr>
          <w:rFonts w:eastAsia="Times New Roman"/>
          <w:color w:val="auto"/>
          <w:szCs w:val="24"/>
        </w:rPr>
      </w:pPr>
      <w:r w:rsidRPr="001165A5">
        <w:rPr>
          <w:rFonts w:eastAsia="Times New Roman"/>
          <w:b/>
          <w:bCs/>
          <w:color w:val="auto"/>
          <w:szCs w:val="24"/>
        </w:rPr>
        <w:t>Document Analysis</w:t>
      </w:r>
      <w:r w:rsidRPr="001165A5">
        <w:rPr>
          <w:rFonts w:eastAsia="Times New Roman"/>
          <w:color w:val="auto"/>
          <w:szCs w:val="24"/>
        </w:rPr>
        <w:br/>
        <w:t>Document analysis will review existing technologies and methods, focusing on the strengths and limitations of different sensors, communication technologies, and secure data management solutions such as cloud storage with encryption and integration with secure weather data feeds.</w:t>
      </w:r>
    </w:p>
    <w:p w14:paraId="3708E836" w14:textId="77777777" w:rsidR="005E3DF5" w:rsidRPr="00A540DD" w:rsidRDefault="005E3DF5" w:rsidP="005D311E">
      <w:pPr>
        <w:spacing w:before="240" w:after="240" w:line="360" w:lineRule="auto"/>
        <w:ind w:left="0" w:firstLine="720"/>
        <w:rPr>
          <w:rFonts w:ascii="Times New Roman" w:eastAsia="Times New Roman" w:hAnsi="Times New Roman" w:cs="Times New Roman"/>
          <w:color w:val="auto"/>
          <w:szCs w:val="24"/>
        </w:rPr>
      </w:pPr>
    </w:p>
    <w:p w14:paraId="7FDDD063" w14:textId="77777777" w:rsidR="005E3DF5" w:rsidRPr="001165A5" w:rsidRDefault="00671836" w:rsidP="005D311E">
      <w:pPr>
        <w:spacing w:after="984" w:line="360" w:lineRule="auto"/>
        <w:ind w:left="2205" w:firstLine="0"/>
        <w:rPr>
          <w:b/>
          <w:bCs/>
          <w:szCs w:val="24"/>
        </w:rPr>
      </w:pPr>
      <w:r w:rsidRPr="001165A5">
        <w:rPr>
          <w:b/>
          <w:bCs/>
          <w:szCs w:val="24"/>
        </w:rPr>
        <w:t>Survey Questionnaire for System Assessment</w:t>
      </w:r>
    </w:p>
    <w:p w14:paraId="08398CE3" w14:textId="4789C400" w:rsidR="005E3DF5" w:rsidRPr="00725052" w:rsidRDefault="005E3DF5" w:rsidP="00725052">
      <w:pPr>
        <w:spacing w:after="984" w:line="360" w:lineRule="auto"/>
        <w:jc w:val="center"/>
        <w:rPr>
          <w:szCs w:val="24"/>
        </w:rPr>
      </w:pPr>
      <w:r w:rsidRPr="00A540DD">
        <w:rPr>
          <w:rFonts w:eastAsia="Times New Roman"/>
          <w:szCs w:val="24"/>
        </w:rPr>
        <w:t>The following survey is designed to gather feedback from users regarding their current inventory management practices and their expectations for the "Soil and Temperature Monitoring System." The data collected from this survey will help in designing a system that meets the needs of users and addresses existing challenges in inventory management. Please answer the following questions as honestly and accurately as possible.</w:t>
      </w:r>
    </w:p>
    <w:p w14:paraId="5CBFD1FA" w14:textId="1AD4E05C" w:rsidR="001F7002" w:rsidRPr="00A540DD" w:rsidRDefault="00671836" w:rsidP="005D311E">
      <w:pPr>
        <w:spacing w:after="313" w:line="360" w:lineRule="auto"/>
        <w:ind w:left="732"/>
        <w:jc w:val="center"/>
        <w:rPr>
          <w:szCs w:val="24"/>
        </w:rPr>
      </w:pPr>
      <w:r w:rsidRPr="00A540DD">
        <w:rPr>
          <w:b/>
          <w:szCs w:val="24"/>
        </w:rPr>
        <w:t>Demographic Information</w:t>
      </w:r>
    </w:p>
    <w:p w14:paraId="2D58C49E" w14:textId="2FD11119" w:rsidR="005E3DF5" w:rsidRDefault="004C01CA" w:rsidP="005D311E">
      <w:pPr>
        <w:spacing w:before="100" w:beforeAutospacing="1" w:after="100" w:afterAutospacing="1" w:line="360" w:lineRule="auto"/>
        <w:rPr>
          <w:rFonts w:eastAsia="Times New Roman"/>
          <w:color w:val="auto"/>
          <w:szCs w:val="24"/>
        </w:rPr>
      </w:pPr>
      <w:r w:rsidRPr="00A540DD">
        <w:rPr>
          <w:rFonts w:eastAsia="Times New Roman"/>
          <w:b/>
          <w:bCs/>
          <w:color w:val="auto"/>
          <w:szCs w:val="24"/>
        </w:rPr>
        <w:lastRenderedPageBreak/>
        <w:t>1.</w:t>
      </w:r>
      <w:r w:rsidR="00725052">
        <w:rPr>
          <w:rFonts w:eastAsia="Times New Roman"/>
          <w:b/>
          <w:bCs/>
          <w:color w:val="auto"/>
          <w:szCs w:val="24"/>
        </w:rPr>
        <w:t xml:space="preserve"> </w:t>
      </w:r>
      <w:r w:rsidR="005E3DF5" w:rsidRPr="00A540DD">
        <w:rPr>
          <w:rFonts w:eastAsia="Times New Roman"/>
          <w:b/>
          <w:bCs/>
          <w:color w:val="auto"/>
          <w:szCs w:val="24"/>
        </w:rPr>
        <w:t>What is your age group?</w:t>
      </w:r>
      <w:r w:rsidR="005E3DF5" w:rsidRPr="00A540DD">
        <w:rPr>
          <w:rFonts w:eastAsia="Times New Roman"/>
          <w:color w:val="auto"/>
          <w:szCs w:val="24"/>
        </w:rPr>
        <w:br/>
        <w:t>○ 18–24</w:t>
      </w:r>
      <w:r w:rsidR="005E3DF5" w:rsidRPr="00A540DD">
        <w:rPr>
          <w:rFonts w:eastAsia="Times New Roman"/>
          <w:color w:val="auto"/>
          <w:szCs w:val="24"/>
        </w:rPr>
        <w:br/>
        <w:t>○ 25–34</w:t>
      </w:r>
      <w:r w:rsidR="005E3DF5" w:rsidRPr="00A540DD">
        <w:rPr>
          <w:rFonts w:eastAsia="Times New Roman"/>
          <w:color w:val="auto"/>
          <w:szCs w:val="24"/>
        </w:rPr>
        <w:br/>
        <w:t>○ 35–44</w:t>
      </w:r>
      <w:r w:rsidR="005E3DF5" w:rsidRPr="00A540DD">
        <w:rPr>
          <w:rFonts w:eastAsia="Times New Roman"/>
          <w:color w:val="auto"/>
          <w:szCs w:val="24"/>
        </w:rPr>
        <w:br/>
        <w:t>○ 45–54</w:t>
      </w:r>
      <w:r w:rsidR="005E3DF5" w:rsidRPr="00A540DD">
        <w:rPr>
          <w:rFonts w:eastAsia="Times New Roman"/>
          <w:color w:val="auto"/>
          <w:szCs w:val="24"/>
        </w:rPr>
        <w:br/>
        <w:t>○ 55 and above</w:t>
      </w:r>
    </w:p>
    <w:p w14:paraId="720418C3" w14:textId="77777777" w:rsidR="00725052" w:rsidRPr="00A540DD" w:rsidRDefault="00725052" w:rsidP="005D311E">
      <w:pPr>
        <w:spacing w:before="100" w:beforeAutospacing="1" w:after="100" w:afterAutospacing="1" w:line="360" w:lineRule="auto"/>
        <w:rPr>
          <w:rFonts w:eastAsia="Times New Roman"/>
          <w:color w:val="auto"/>
          <w:szCs w:val="24"/>
        </w:rPr>
      </w:pPr>
    </w:p>
    <w:p w14:paraId="417BA6B5" w14:textId="2236D446" w:rsidR="005E3DF5" w:rsidRPr="00A540DD" w:rsidRDefault="004C01CA" w:rsidP="005D311E">
      <w:pPr>
        <w:spacing w:before="100" w:beforeAutospacing="1" w:after="100" w:afterAutospacing="1" w:line="360" w:lineRule="auto"/>
        <w:rPr>
          <w:rFonts w:eastAsia="Times New Roman"/>
          <w:color w:val="auto"/>
          <w:szCs w:val="24"/>
        </w:rPr>
      </w:pPr>
      <w:r w:rsidRPr="00A540DD">
        <w:rPr>
          <w:rFonts w:eastAsia="Times New Roman"/>
          <w:b/>
          <w:bCs/>
          <w:color w:val="auto"/>
          <w:szCs w:val="24"/>
        </w:rPr>
        <w:t>2.</w:t>
      </w:r>
      <w:r w:rsidR="00725052">
        <w:rPr>
          <w:rFonts w:eastAsia="Times New Roman"/>
          <w:b/>
          <w:bCs/>
          <w:color w:val="auto"/>
          <w:szCs w:val="24"/>
        </w:rPr>
        <w:t xml:space="preserve"> </w:t>
      </w:r>
      <w:r w:rsidR="005E3DF5" w:rsidRPr="00A540DD">
        <w:rPr>
          <w:rFonts w:eastAsia="Times New Roman"/>
          <w:b/>
          <w:bCs/>
          <w:color w:val="auto"/>
          <w:szCs w:val="24"/>
        </w:rPr>
        <w:t>What is your gender?</w:t>
      </w:r>
      <w:r w:rsidR="005E3DF5" w:rsidRPr="00A540DD">
        <w:rPr>
          <w:rFonts w:eastAsia="Times New Roman"/>
          <w:color w:val="auto"/>
          <w:szCs w:val="24"/>
        </w:rPr>
        <w:br/>
        <w:t>○ Male</w:t>
      </w:r>
      <w:r w:rsidR="005E3DF5" w:rsidRPr="00A540DD">
        <w:rPr>
          <w:rFonts w:eastAsia="Times New Roman"/>
          <w:color w:val="auto"/>
          <w:szCs w:val="24"/>
        </w:rPr>
        <w:br/>
        <w:t>○ Female</w:t>
      </w:r>
      <w:r w:rsidR="005E3DF5" w:rsidRPr="00A540DD">
        <w:rPr>
          <w:rFonts w:eastAsia="Times New Roman"/>
          <w:color w:val="auto"/>
          <w:szCs w:val="24"/>
        </w:rPr>
        <w:br/>
        <w:t>○ Other (Please specify): ___________</w:t>
      </w:r>
    </w:p>
    <w:p w14:paraId="3FB74845" w14:textId="3BC54464" w:rsidR="005E3DF5" w:rsidRPr="00A540DD" w:rsidRDefault="004C01CA" w:rsidP="005D311E">
      <w:pPr>
        <w:spacing w:before="100" w:beforeAutospacing="1" w:after="100" w:afterAutospacing="1" w:line="360" w:lineRule="auto"/>
        <w:rPr>
          <w:rFonts w:eastAsia="Times New Roman"/>
          <w:color w:val="auto"/>
          <w:szCs w:val="24"/>
        </w:rPr>
      </w:pPr>
      <w:r w:rsidRPr="00A540DD">
        <w:rPr>
          <w:rFonts w:eastAsia="Times New Roman"/>
          <w:b/>
          <w:bCs/>
          <w:color w:val="auto"/>
          <w:szCs w:val="24"/>
        </w:rPr>
        <w:t>3.</w:t>
      </w:r>
      <w:r w:rsidR="00725052">
        <w:rPr>
          <w:rFonts w:eastAsia="Times New Roman"/>
          <w:b/>
          <w:bCs/>
          <w:color w:val="auto"/>
          <w:szCs w:val="24"/>
        </w:rPr>
        <w:t xml:space="preserve"> </w:t>
      </w:r>
      <w:r w:rsidR="005E3DF5" w:rsidRPr="00A540DD">
        <w:rPr>
          <w:rFonts w:eastAsia="Times New Roman"/>
          <w:b/>
          <w:bCs/>
          <w:color w:val="auto"/>
          <w:szCs w:val="24"/>
        </w:rPr>
        <w:t>What is your highest level of education?</w:t>
      </w:r>
      <w:r w:rsidR="005E3DF5" w:rsidRPr="00A540DD">
        <w:rPr>
          <w:rFonts w:eastAsia="Times New Roman"/>
          <w:color w:val="auto"/>
          <w:szCs w:val="24"/>
        </w:rPr>
        <w:br/>
        <w:t>○ No formal education</w:t>
      </w:r>
      <w:r w:rsidR="005E3DF5" w:rsidRPr="00A540DD">
        <w:rPr>
          <w:rFonts w:eastAsia="Times New Roman"/>
          <w:color w:val="auto"/>
          <w:szCs w:val="24"/>
        </w:rPr>
        <w:br/>
        <w:t>○ Primary school</w:t>
      </w:r>
      <w:r w:rsidR="005E3DF5" w:rsidRPr="00A540DD">
        <w:rPr>
          <w:rFonts w:eastAsia="Times New Roman"/>
          <w:color w:val="auto"/>
          <w:szCs w:val="24"/>
        </w:rPr>
        <w:br/>
        <w:t>○ High school</w:t>
      </w:r>
      <w:r w:rsidR="005E3DF5" w:rsidRPr="00A540DD">
        <w:rPr>
          <w:rFonts w:eastAsia="Times New Roman"/>
          <w:color w:val="auto"/>
          <w:szCs w:val="24"/>
        </w:rPr>
        <w:br/>
        <w:t>○ College diploma</w:t>
      </w:r>
      <w:r w:rsidR="005E3DF5" w:rsidRPr="00A540DD">
        <w:rPr>
          <w:rFonts w:eastAsia="Times New Roman"/>
          <w:color w:val="auto"/>
          <w:szCs w:val="24"/>
        </w:rPr>
        <w:br/>
        <w:t>○ Bachelor's degree</w:t>
      </w:r>
      <w:r w:rsidR="005E3DF5" w:rsidRPr="00A540DD">
        <w:rPr>
          <w:rFonts w:eastAsia="Times New Roman"/>
          <w:color w:val="auto"/>
          <w:szCs w:val="24"/>
        </w:rPr>
        <w:br/>
        <w:t>○ Master's degree or higher</w:t>
      </w:r>
    </w:p>
    <w:p w14:paraId="755C42B9" w14:textId="753DA68D" w:rsidR="005E3DF5" w:rsidRPr="00A540DD" w:rsidRDefault="004C01CA" w:rsidP="005D311E">
      <w:pPr>
        <w:spacing w:before="100" w:beforeAutospacing="1" w:after="100" w:afterAutospacing="1" w:line="360" w:lineRule="auto"/>
        <w:rPr>
          <w:rFonts w:eastAsia="Times New Roman"/>
          <w:color w:val="auto"/>
          <w:szCs w:val="24"/>
        </w:rPr>
      </w:pPr>
      <w:r w:rsidRPr="00A540DD">
        <w:rPr>
          <w:rFonts w:eastAsia="Times New Roman"/>
          <w:b/>
          <w:bCs/>
          <w:color w:val="auto"/>
          <w:szCs w:val="24"/>
        </w:rPr>
        <w:t>4.</w:t>
      </w:r>
      <w:r w:rsidR="00725052">
        <w:rPr>
          <w:rFonts w:eastAsia="Times New Roman"/>
          <w:b/>
          <w:bCs/>
          <w:color w:val="auto"/>
          <w:szCs w:val="24"/>
        </w:rPr>
        <w:t xml:space="preserve"> </w:t>
      </w:r>
      <w:r w:rsidR="005E3DF5" w:rsidRPr="00A540DD">
        <w:rPr>
          <w:rFonts w:eastAsia="Times New Roman"/>
          <w:b/>
          <w:bCs/>
          <w:color w:val="auto"/>
          <w:szCs w:val="24"/>
        </w:rPr>
        <w:t>Which country/region do you primarily work in?</w:t>
      </w:r>
      <w:r w:rsidR="005E3DF5" w:rsidRPr="00A540DD">
        <w:rPr>
          <w:rFonts w:eastAsia="Times New Roman"/>
          <w:color w:val="auto"/>
          <w:szCs w:val="24"/>
        </w:rPr>
        <w:br/>
        <w:t>○ (Provide a dropdown or blank field for responses)</w:t>
      </w:r>
    </w:p>
    <w:p w14:paraId="6F78B43B" w14:textId="2434DC7E" w:rsidR="005E3DF5" w:rsidRPr="00A540DD" w:rsidRDefault="004C01CA" w:rsidP="005D311E">
      <w:pPr>
        <w:spacing w:before="100" w:beforeAutospacing="1" w:after="100" w:afterAutospacing="1" w:line="360" w:lineRule="auto"/>
        <w:rPr>
          <w:rFonts w:eastAsia="Times New Roman"/>
          <w:color w:val="auto"/>
          <w:szCs w:val="24"/>
        </w:rPr>
      </w:pPr>
      <w:r w:rsidRPr="00A540DD">
        <w:rPr>
          <w:rFonts w:eastAsia="Times New Roman"/>
          <w:b/>
          <w:bCs/>
          <w:color w:val="auto"/>
          <w:szCs w:val="24"/>
        </w:rPr>
        <w:t>5.</w:t>
      </w:r>
      <w:r w:rsidR="00725052">
        <w:rPr>
          <w:rFonts w:eastAsia="Times New Roman"/>
          <w:b/>
          <w:bCs/>
          <w:color w:val="auto"/>
          <w:szCs w:val="24"/>
        </w:rPr>
        <w:t xml:space="preserve"> </w:t>
      </w:r>
      <w:r w:rsidR="005E3DF5" w:rsidRPr="00A540DD">
        <w:rPr>
          <w:rFonts w:eastAsia="Times New Roman"/>
          <w:b/>
          <w:bCs/>
          <w:color w:val="auto"/>
          <w:szCs w:val="24"/>
        </w:rPr>
        <w:t>What is your primary occupation?</w:t>
      </w:r>
      <w:r w:rsidR="005E3DF5" w:rsidRPr="00A540DD">
        <w:rPr>
          <w:rFonts w:eastAsia="Times New Roman"/>
          <w:color w:val="auto"/>
          <w:szCs w:val="24"/>
        </w:rPr>
        <w:br/>
        <w:t>○ Farmer</w:t>
      </w:r>
      <w:r w:rsidR="005E3DF5" w:rsidRPr="00A540DD">
        <w:rPr>
          <w:rFonts w:eastAsia="Times New Roman"/>
          <w:color w:val="auto"/>
          <w:szCs w:val="24"/>
        </w:rPr>
        <w:br/>
        <w:t>○ Agricultural Researcher</w:t>
      </w:r>
      <w:r w:rsidR="005E3DF5" w:rsidRPr="00A540DD">
        <w:rPr>
          <w:rFonts w:eastAsia="Times New Roman"/>
          <w:color w:val="auto"/>
          <w:szCs w:val="24"/>
        </w:rPr>
        <w:br/>
        <w:t>○ Environmental Scientist</w:t>
      </w:r>
      <w:r w:rsidR="005E3DF5" w:rsidRPr="00A540DD">
        <w:rPr>
          <w:rFonts w:eastAsia="Times New Roman"/>
          <w:color w:val="auto"/>
          <w:szCs w:val="24"/>
        </w:rPr>
        <w:br/>
      </w:r>
      <w:r w:rsidR="005E3DF5" w:rsidRPr="00A540DD">
        <w:rPr>
          <w:rFonts w:eastAsia="Times New Roman"/>
          <w:color w:val="auto"/>
          <w:szCs w:val="24"/>
        </w:rPr>
        <w:lastRenderedPageBreak/>
        <w:t>○ Engineer</w:t>
      </w:r>
      <w:r w:rsidR="005E3DF5" w:rsidRPr="00A540DD">
        <w:rPr>
          <w:rFonts w:eastAsia="Times New Roman"/>
          <w:color w:val="auto"/>
          <w:szCs w:val="24"/>
        </w:rPr>
        <w:br/>
        <w:t>○ Other (Please specify): ___________</w:t>
      </w:r>
    </w:p>
    <w:p w14:paraId="04A7338C" w14:textId="04839B93" w:rsidR="005E3DF5" w:rsidRPr="00A540DD" w:rsidRDefault="004C01CA" w:rsidP="005D311E">
      <w:pPr>
        <w:spacing w:before="100" w:beforeAutospacing="1" w:after="100" w:afterAutospacing="1" w:line="360" w:lineRule="auto"/>
        <w:rPr>
          <w:rFonts w:eastAsia="Times New Roman"/>
          <w:color w:val="auto"/>
          <w:szCs w:val="24"/>
        </w:rPr>
      </w:pPr>
      <w:r w:rsidRPr="00A540DD">
        <w:rPr>
          <w:rFonts w:eastAsia="Times New Roman"/>
          <w:b/>
          <w:bCs/>
          <w:color w:val="auto"/>
          <w:szCs w:val="24"/>
        </w:rPr>
        <w:t>6.</w:t>
      </w:r>
      <w:r w:rsidR="00725052">
        <w:rPr>
          <w:rFonts w:eastAsia="Times New Roman"/>
          <w:b/>
          <w:bCs/>
          <w:color w:val="auto"/>
          <w:szCs w:val="24"/>
        </w:rPr>
        <w:t xml:space="preserve"> </w:t>
      </w:r>
      <w:r w:rsidR="005E3DF5" w:rsidRPr="00A540DD">
        <w:rPr>
          <w:rFonts w:eastAsia="Times New Roman"/>
          <w:b/>
          <w:bCs/>
          <w:color w:val="auto"/>
          <w:szCs w:val="24"/>
        </w:rPr>
        <w:t>What is your employment status?</w:t>
      </w:r>
      <w:r w:rsidR="005E3DF5" w:rsidRPr="00A540DD">
        <w:rPr>
          <w:rFonts w:eastAsia="Times New Roman"/>
          <w:color w:val="auto"/>
          <w:szCs w:val="24"/>
        </w:rPr>
        <w:br/>
        <w:t>○ Self-employed</w:t>
      </w:r>
      <w:r w:rsidR="005E3DF5" w:rsidRPr="00A540DD">
        <w:rPr>
          <w:rFonts w:eastAsia="Times New Roman"/>
          <w:color w:val="auto"/>
          <w:szCs w:val="24"/>
        </w:rPr>
        <w:br/>
        <w:t>○ Employed (full-time)</w:t>
      </w:r>
      <w:r w:rsidR="005E3DF5" w:rsidRPr="00A540DD">
        <w:rPr>
          <w:rFonts w:eastAsia="Times New Roman"/>
          <w:color w:val="auto"/>
          <w:szCs w:val="24"/>
        </w:rPr>
        <w:br/>
        <w:t>○ Employed (part-time)</w:t>
      </w:r>
      <w:r w:rsidR="005E3DF5" w:rsidRPr="00A540DD">
        <w:rPr>
          <w:rFonts w:eastAsia="Times New Roman"/>
          <w:color w:val="auto"/>
          <w:szCs w:val="24"/>
        </w:rPr>
        <w:br/>
        <w:t>○ Unemployed</w:t>
      </w:r>
      <w:r w:rsidR="005E3DF5" w:rsidRPr="00A540DD">
        <w:rPr>
          <w:rFonts w:eastAsia="Times New Roman"/>
          <w:color w:val="auto"/>
          <w:szCs w:val="24"/>
        </w:rPr>
        <w:br/>
        <w:t>○ Retired</w:t>
      </w:r>
    </w:p>
    <w:p w14:paraId="1D713BEE" w14:textId="17FF1064" w:rsidR="005E3DF5" w:rsidRPr="00A540DD" w:rsidRDefault="004C01CA" w:rsidP="005D311E">
      <w:pPr>
        <w:spacing w:before="100" w:beforeAutospacing="1" w:after="100" w:afterAutospacing="1" w:line="360" w:lineRule="auto"/>
        <w:rPr>
          <w:rFonts w:eastAsia="Times New Roman"/>
          <w:color w:val="auto"/>
          <w:szCs w:val="24"/>
        </w:rPr>
      </w:pPr>
      <w:r w:rsidRPr="00A540DD">
        <w:rPr>
          <w:rFonts w:eastAsia="Times New Roman"/>
          <w:b/>
          <w:bCs/>
          <w:color w:val="auto"/>
          <w:szCs w:val="24"/>
        </w:rPr>
        <w:t>7.</w:t>
      </w:r>
      <w:r w:rsidR="00725052">
        <w:rPr>
          <w:rFonts w:eastAsia="Times New Roman"/>
          <w:b/>
          <w:bCs/>
          <w:color w:val="auto"/>
          <w:szCs w:val="24"/>
        </w:rPr>
        <w:t xml:space="preserve"> </w:t>
      </w:r>
      <w:r w:rsidR="005E3DF5" w:rsidRPr="00A540DD">
        <w:rPr>
          <w:rFonts w:eastAsia="Times New Roman"/>
          <w:b/>
          <w:bCs/>
          <w:color w:val="auto"/>
          <w:szCs w:val="24"/>
        </w:rPr>
        <w:t>How many years of experience do you have in your field?</w:t>
      </w:r>
      <w:r w:rsidR="005E3DF5" w:rsidRPr="00A540DD">
        <w:rPr>
          <w:rFonts w:eastAsia="Times New Roman"/>
          <w:color w:val="auto"/>
          <w:szCs w:val="24"/>
        </w:rPr>
        <w:br/>
        <w:t>○ Less than 1 year</w:t>
      </w:r>
      <w:r w:rsidR="005E3DF5" w:rsidRPr="00A540DD">
        <w:rPr>
          <w:rFonts w:eastAsia="Times New Roman"/>
          <w:color w:val="auto"/>
          <w:szCs w:val="24"/>
        </w:rPr>
        <w:br/>
        <w:t>○ 1–3 years</w:t>
      </w:r>
      <w:r w:rsidR="005E3DF5" w:rsidRPr="00A540DD">
        <w:rPr>
          <w:rFonts w:eastAsia="Times New Roman"/>
          <w:color w:val="auto"/>
          <w:szCs w:val="24"/>
        </w:rPr>
        <w:br/>
        <w:t>○ 4–6 years</w:t>
      </w:r>
      <w:r w:rsidR="005E3DF5" w:rsidRPr="00A540DD">
        <w:rPr>
          <w:rFonts w:eastAsia="Times New Roman"/>
          <w:color w:val="auto"/>
          <w:szCs w:val="24"/>
        </w:rPr>
        <w:br/>
        <w:t>○ More than 6 years</w:t>
      </w:r>
    </w:p>
    <w:p w14:paraId="1C14EA89" w14:textId="693009F3" w:rsidR="005E3DF5" w:rsidRPr="00A540DD" w:rsidRDefault="004C01CA" w:rsidP="005D311E">
      <w:pPr>
        <w:spacing w:before="100" w:beforeAutospacing="1" w:after="100" w:afterAutospacing="1" w:line="360" w:lineRule="auto"/>
        <w:rPr>
          <w:rFonts w:eastAsia="Times New Roman"/>
          <w:color w:val="auto"/>
          <w:szCs w:val="24"/>
        </w:rPr>
      </w:pPr>
      <w:r w:rsidRPr="00A540DD">
        <w:rPr>
          <w:rFonts w:eastAsia="Times New Roman"/>
          <w:b/>
          <w:bCs/>
          <w:color w:val="auto"/>
          <w:szCs w:val="24"/>
        </w:rPr>
        <w:t>8.</w:t>
      </w:r>
      <w:r w:rsidR="00725052">
        <w:rPr>
          <w:rFonts w:eastAsia="Times New Roman"/>
          <w:b/>
          <w:bCs/>
          <w:color w:val="auto"/>
          <w:szCs w:val="24"/>
        </w:rPr>
        <w:t xml:space="preserve"> </w:t>
      </w:r>
      <w:r w:rsidR="005E3DF5" w:rsidRPr="00A540DD">
        <w:rPr>
          <w:rFonts w:eastAsia="Times New Roman"/>
          <w:b/>
          <w:bCs/>
          <w:color w:val="auto"/>
          <w:szCs w:val="24"/>
        </w:rPr>
        <w:t>What type of agricultural or environmental sector do you work in?</w:t>
      </w:r>
      <w:r w:rsidR="005E3DF5" w:rsidRPr="00A540DD">
        <w:rPr>
          <w:rFonts w:eastAsia="Times New Roman"/>
          <w:color w:val="auto"/>
          <w:szCs w:val="24"/>
        </w:rPr>
        <w:br/>
        <w:t>○ Crop Farming</w:t>
      </w:r>
      <w:r w:rsidR="005E3DF5" w:rsidRPr="00A540DD">
        <w:rPr>
          <w:rFonts w:eastAsia="Times New Roman"/>
          <w:color w:val="auto"/>
          <w:szCs w:val="24"/>
        </w:rPr>
        <w:br/>
        <w:t>○ Livestock Farming</w:t>
      </w:r>
      <w:r w:rsidR="005E3DF5" w:rsidRPr="00A540DD">
        <w:rPr>
          <w:rFonts w:eastAsia="Times New Roman"/>
          <w:color w:val="auto"/>
          <w:szCs w:val="24"/>
        </w:rPr>
        <w:br/>
        <w:t>○ Greenhouse Farming</w:t>
      </w:r>
      <w:r w:rsidR="005E3DF5" w:rsidRPr="00A540DD">
        <w:rPr>
          <w:rFonts w:eastAsia="Times New Roman"/>
          <w:color w:val="auto"/>
          <w:szCs w:val="24"/>
        </w:rPr>
        <w:br/>
        <w:t>○ Urban Agriculture</w:t>
      </w:r>
      <w:r w:rsidR="005E3DF5" w:rsidRPr="00A540DD">
        <w:rPr>
          <w:rFonts w:eastAsia="Times New Roman"/>
          <w:color w:val="auto"/>
          <w:szCs w:val="24"/>
        </w:rPr>
        <w:br/>
        <w:t>○ Forestry</w:t>
      </w:r>
      <w:r w:rsidR="005E3DF5" w:rsidRPr="00A540DD">
        <w:rPr>
          <w:rFonts w:eastAsia="Times New Roman"/>
          <w:color w:val="auto"/>
          <w:szCs w:val="24"/>
        </w:rPr>
        <w:br/>
        <w:t>○ Environmental Research</w:t>
      </w:r>
    </w:p>
    <w:p w14:paraId="697651C6" w14:textId="343195A9" w:rsidR="005E3DF5" w:rsidRPr="00A540DD" w:rsidRDefault="004C01CA" w:rsidP="005D311E">
      <w:pPr>
        <w:spacing w:before="100" w:beforeAutospacing="1" w:after="100" w:afterAutospacing="1" w:line="360" w:lineRule="auto"/>
        <w:rPr>
          <w:rFonts w:eastAsia="Times New Roman"/>
          <w:color w:val="auto"/>
          <w:szCs w:val="24"/>
        </w:rPr>
      </w:pPr>
      <w:r w:rsidRPr="00A540DD">
        <w:rPr>
          <w:rFonts w:eastAsia="Times New Roman"/>
          <w:b/>
          <w:bCs/>
          <w:color w:val="auto"/>
          <w:szCs w:val="24"/>
        </w:rPr>
        <w:t>9.</w:t>
      </w:r>
      <w:r w:rsidR="00725052">
        <w:rPr>
          <w:rFonts w:eastAsia="Times New Roman"/>
          <w:b/>
          <w:bCs/>
          <w:color w:val="auto"/>
          <w:szCs w:val="24"/>
        </w:rPr>
        <w:t xml:space="preserve"> </w:t>
      </w:r>
      <w:r w:rsidR="005E3DF5" w:rsidRPr="00A540DD">
        <w:rPr>
          <w:rFonts w:eastAsia="Times New Roman"/>
          <w:b/>
          <w:bCs/>
          <w:color w:val="auto"/>
          <w:szCs w:val="24"/>
        </w:rPr>
        <w:t>What is the size of your farm or monitored land?</w:t>
      </w:r>
      <w:r w:rsidR="005E3DF5" w:rsidRPr="00A540DD">
        <w:rPr>
          <w:rFonts w:eastAsia="Times New Roman"/>
          <w:color w:val="auto"/>
          <w:szCs w:val="24"/>
        </w:rPr>
        <w:br/>
        <w:t>○ Less than 1 hectare</w:t>
      </w:r>
      <w:r w:rsidR="005E3DF5" w:rsidRPr="00A540DD">
        <w:rPr>
          <w:rFonts w:eastAsia="Times New Roman"/>
          <w:color w:val="auto"/>
          <w:szCs w:val="24"/>
        </w:rPr>
        <w:br/>
        <w:t>○ 1–5 hectares</w:t>
      </w:r>
      <w:r w:rsidR="005E3DF5" w:rsidRPr="00A540DD">
        <w:rPr>
          <w:rFonts w:eastAsia="Times New Roman"/>
          <w:color w:val="auto"/>
          <w:szCs w:val="24"/>
        </w:rPr>
        <w:br/>
        <w:t>○ 6–10 hectares</w:t>
      </w:r>
      <w:r w:rsidR="005E3DF5" w:rsidRPr="00A540DD">
        <w:rPr>
          <w:rFonts w:eastAsia="Times New Roman"/>
          <w:color w:val="auto"/>
          <w:szCs w:val="24"/>
        </w:rPr>
        <w:br/>
        <w:t>○ More than 10 hectares</w:t>
      </w:r>
    </w:p>
    <w:p w14:paraId="7B2C081F" w14:textId="50577433" w:rsidR="005E3DF5" w:rsidRPr="00A540DD" w:rsidRDefault="005E3DF5" w:rsidP="005D311E">
      <w:pPr>
        <w:spacing w:before="100" w:beforeAutospacing="1" w:after="100" w:afterAutospacing="1" w:line="360" w:lineRule="auto"/>
        <w:rPr>
          <w:rFonts w:eastAsia="Times New Roman"/>
          <w:color w:val="auto"/>
          <w:szCs w:val="24"/>
        </w:rPr>
      </w:pPr>
      <w:r w:rsidRPr="00A540DD">
        <w:rPr>
          <w:rFonts w:eastAsia="Times New Roman"/>
          <w:b/>
          <w:bCs/>
          <w:color w:val="auto"/>
          <w:szCs w:val="24"/>
        </w:rPr>
        <w:lastRenderedPageBreak/>
        <w:t>10.</w:t>
      </w:r>
      <w:r w:rsidR="00725052">
        <w:rPr>
          <w:rFonts w:eastAsia="Times New Roman"/>
          <w:b/>
          <w:bCs/>
          <w:color w:val="auto"/>
          <w:szCs w:val="24"/>
        </w:rPr>
        <w:t xml:space="preserve"> </w:t>
      </w:r>
      <w:r w:rsidRPr="00A540DD">
        <w:rPr>
          <w:rFonts w:eastAsia="Times New Roman"/>
          <w:b/>
          <w:bCs/>
          <w:color w:val="auto"/>
          <w:szCs w:val="24"/>
        </w:rPr>
        <w:t>Do you own or lease the land you work on?</w:t>
      </w:r>
      <w:r w:rsidRPr="00A540DD">
        <w:rPr>
          <w:rFonts w:eastAsia="Times New Roman"/>
          <w:color w:val="auto"/>
          <w:szCs w:val="24"/>
        </w:rPr>
        <w:br/>
        <w:t>○ Own</w:t>
      </w:r>
      <w:r w:rsidRPr="00A540DD">
        <w:rPr>
          <w:rFonts w:eastAsia="Times New Roman"/>
          <w:color w:val="auto"/>
          <w:szCs w:val="24"/>
        </w:rPr>
        <w:br/>
        <w:t>○ Lease</w:t>
      </w:r>
      <w:r w:rsidRPr="00A540DD">
        <w:rPr>
          <w:rFonts w:eastAsia="Times New Roman"/>
          <w:color w:val="auto"/>
          <w:szCs w:val="24"/>
        </w:rPr>
        <w:br/>
        <w:t>○ Government land</w:t>
      </w:r>
      <w:r w:rsidRPr="00A540DD">
        <w:rPr>
          <w:rFonts w:eastAsia="Times New Roman"/>
          <w:color w:val="auto"/>
          <w:szCs w:val="24"/>
        </w:rPr>
        <w:br/>
        <w:t>○ Other (Please specify): ___________</w:t>
      </w:r>
    </w:p>
    <w:p w14:paraId="63407C61" w14:textId="4DE02C24" w:rsidR="005E3DF5" w:rsidRPr="00A540DD" w:rsidRDefault="005E3DF5" w:rsidP="005D311E">
      <w:pPr>
        <w:spacing w:before="100" w:beforeAutospacing="1" w:after="100" w:afterAutospacing="1" w:line="360" w:lineRule="auto"/>
        <w:rPr>
          <w:rFonts w:eastAsia="Times New Roman"/>
          <w:color w:val="auto"/>
          <w:szCs w:val="24"/>
        </w:rPr>
      </w:pPr>
      <w:r w:rsidRPr="00A540DD">
        <w:rPr>
          <w:rFonts w:eastAsia="Times New Roman"/>
          <w:b/>
          <w:bCs/>
          <w:color w:val="auto"/>
          <w:szCs w:val="24"/>
        </w:rPr>
        <w:t>11.</w:t>
      </w:r>
      <w:r w:rsidR="00725052">
        <w:rPr>
          <w:rFonts w:eastAsia="Times New Roman"/>
          <w:b/>
          <w:bCs/>
          <w:color w:val="auto"/>
          <w:szCs w:val="24"/>
        </w:rPr>
        <w:t xml:space="preserve"> </w:t>
      </w:r>
      <w:r w:rsidRPr="00A540DD">
        <w:rPr>
          <w:rFonts w:eastAsia="Times New Roman"/>
          <w:b/>
          <w:bCs/>
          <w:color w:val="auto"/>
          <w:szCs w:val="24"/>
        </w:rPr>
        <w:t>What type of crops or livestock do you manage?</w:t>
      </w:r>
      <w:r w:rsidRPr="00A540DD">
        <w:rPr>
          <w:rFonts w:eastAsia="Times New Roman"/>
          <w:color w:val="auto"/>
          <w:szCs w:val="24"/>
        </w:rPr>
        <w:br/>
        <w:t>○ Vegetables</w:t>
      </w:r>
      <w:r w:rsidRPr="00A540DD">
        <w:rPr>
          <w:rFonts w:eastAsia="Times New Roman"/>
          <w:color w:val="auto"/>
          <w:szCs w:val="24"/>
        </w:rPr>
        <w:br/>
        <w:t>○ Fruits</w:t>
      </w:r>
      <w:r w:rsidRPr="00A540DD">
        <w:rPr>
          <w:rFonts w:eastAsia="Times New Roman"/>
          <w:color w:val="auto"/>
          <w:szCs w:val="24"/>
        </w:rPr>
        <w:br/>
        <w:t>○ Grains</w:t>
      </w:r>
      <w:r w:rsidRPr="00A540DD">
        <w:rPr>
          <w:rFonts w:eastAsia="Times New Roman"/>
          <w:color w:val="auto"/>
          <w:szCs w:val="24"/>
        </w:rPr>
        <w:br/>
        <w:t xml:space="preserve">○ Dairy </w:t>
      </w:r>
      <w:r w:rsidR="00725052">
        <w:rPr>
          <w:rFonts w:eastAsia="Times New Roman"/>
          <w:color w:val="auto"/>
          <w:szCs w:val="24"/>
        </w:rPr>
        <w:t>Livestock</w:t>
      </w:r>
      <w:r w:rsidRPr="00A540DD">
        <w:rPr>
          <w:rFonts w:eastAsia="Times New Roman"/>
          <w:color w:val="auto"/>
          <w:szCs w:val="24"/>
        </w:rPr>
        <w:br/>
        <w:t>○ Poultry</w:t>
      </w:r>
      <w:r w:rsidRPr="00A540DD">
        <w:rPr>
          <w:rFonts w:eastAsia="Times New Roman"/>
          <w:color w:val="auto"/>
          <w:szCs w:val="24"/>
        </w:rPr>
        <w:br/>
        <w:t>○ Mixed farming</w:t>
      </w:r>
    </w:p>
    <w:p w14:paraId="3BF07D77" w14:textId="64437B0F" w:rsidR="005E3DF5" w:rsidRPr="00A540DD" w:rsidRDefault="005E3DF5" w:rsidP="005D311E">
      <w:pPr>
        <w:spacing w:before="100" w:beforeAutospacing="1" w:after="100" w:afterAutospacing="1" w:line="360" w:lineRule="auto"/>
        <w:rPr>
          <w:rFonts w:eastAsia="Times New Roman"/>
          <w:color w:val="auto"/>
          <w:szCs w:val="24"/>
        </w:rPr>
      </w:pPr>
      <w:r w:rsidRPr="00A540DD">
        <w:rPr>
          <w:rFonts w:eastAsia="Times New Roman"/>
          <w:b/>
          <w:bCs/>
          <w:color w:val="auto"/>
          <w:szCs w:val="24"/>
        </w:rPr>
        <w:t>12.</w:t>
      </w:r>
      <w:r w:rsidR="00725052">
        <w:rPr>
          <w:rFonts w:eastAsia="Times New Roman"/>
          <w:b/>
          <w:bCs/>
          <w:color w:val="auto"/>
          <w:szCs w:val="24"/>
        </w:rPr>
        <w:t xml:space="preserve"> </w:t>
      </w:r>
      <w:r w:rsidRPr="00A540DD">
        <w:rPr>
          <w:rFonts w:eastAsia="Times New Roman"/>
          <w:b/>
          <w:bCs/>
          <w:color w:val="auto"/>
          <w:szCs w:val="24"/>
        </w:rPr>
        <w:t>What is your primary source of water for farming?</w:t>
      </w:r>
      <w:r w:rsidRPr="00A540DD">
        <w:rPr>
          <w:rFonts w:eastAsia="Times New Roman"/>
          <w:color w:val="auto"/>
          <w:szCs w:val="24"/>
        </w:rPr>
        <w:br/>
        <w:t>○ Rainwater</w:t>
      </w:r>
      <w:r w:rsidRPr="00A540DD">
        <w:rPr>
          <w:rFonts w:eastAsia="Times New Roman"/>
          <w:color w:val="auto"/>
          <w:szCs w:val="24"/>
        </w:rPr>
        <w:br/>
        <w:t>○ Well/Borehole</w:t>
      </w:r>
      <w:r w:rsidRPr="00A540DD">
        <w:rPr>
          <w:rFonts w:eastAsia="Times New Roman"/>
          <w:color w:val="auto"/>
          <w:szCs w:val="24"/>
        </w:rPr>
        <w:br/>
        <w:t>○ River/Lake</w:t>
      </w:r>
      <w:r w:rsidRPr="00A540DD">
        <w:rPr>
          <w:rFonts w:eastAsia="Times New Roman"/>
          <w:color w:val="auto"/>
          <w:szCs w:val="24"/>
        </w:rPr>
        <w:br/>
        <w:t>○ Irrigation system</w:t>
      </w:r>
      <w:r w:rsidRPr="00A540DD">
        <w:rPr>
          <w:rFonts w:eastAsia="Times New Roman"/>
          <w:color w:val="auto"/>
          <w:szCs w:val="24"/>
        </w:rPr>
        <w:br/>
        <w:t>○ Other (Please specify): ___________</w:t>
      </w:r>
    </w:p>
    <w:p w14:paraId="140A0B1C" w14:textId="7F960113" w:rsidR="005E3DF5" w:rsidRPr="00A540DD" w:rsidRDefault="005E3DF5" w:rsidP="005D311E">
      <w:pPr>
        <w:spacing w:before="100" w:beforeAutospacing="1" w:after="100" w:afterAutospacing="1" w:line="360" w:lineRule="auto"/>
        <w:rPr>
          <w:rFonts w:eastAsia="Times New Roman"/>
          <w:color w:val="auto"/>
          <w:szCs w:val="24"/>
        </w:rPr>
      </w:pPr>
      <w:r w:rsidRPr="00A540DD">
        <w:rPr>
          <w:rFonts w:eastAsia="Times New Roman"/>
          <w:b/>
          <w:bCs/>
          <w:color w:val="auto"/>
          <w:szCs w:val="24"/>
        </w:rPr>
        <w:t>13.</w:t>
      </w:r>
      <w:r w:rsidR="00725052">
        <w:rPr>
          <w:rFonts w:eastAsia="Times New Roman"/>
          <w:b/>
          <w:bCs/>
          <w:color w:val="auto"/>
          <w:szCs w:val="24"/>
        </w:rPr>
        <w:t xml:space="preserve"> </w:t>
      </w:r>
      <w:r w:rsidRPr="00A540DD">
        <w:rPr>
          <w:rFonts w:eastAsia="Times New Roman"/>
          <w:b/>
          <w:bCs/>
          <w:color w:val="auto"/>
          <w:szCs w:val="24"/>
        </w:rPr>
        <w:t>Do you use any form of automation in your farming or monitoring system?</w:t>
      </w:r>
      <w:r w:rsidRPr="00A540DD">
        <w:rPr>
          <w:rFonts w:eastAsia="Times New Roman"/>
          <w:color w:val="auto"/>
          <w:szCs w:val="24"/>
        </w:rPr>
        <w:br/>
        <w:t>○ Yes, fully automated</w:t>
      </w:r>
      <w:r w:rsidRPr="00A540DD">
        <w:rPr>
          <w:rFonts w:eastAsia="Times New Roman"/>
          <w:color w:val="auto"/>
          <w:szCs w:val="24"/>
        </w:rPr>
        <w:br/>
        <w:t>○ Partially automated</w:t>
      </w:r>
      <w:r w:rsidRPr="00A540DD">
        <w:rPr>
          <w:rFonts w:eastAsia="Times New Roman"/>
          <w:color w:val="auto"/>
          <w:szCs w:val="24"/>
        </w:rPr>
        <w:br/>
        <w:t>○ No, fully manual</w:t>
      </w:r>
    </w:p>
    <w:p w14:paraId="6058F295" w14:textId="0E871057" w:rsidR="005E3DF5" w:rsidRPr="00A540DD" w:rsidRDefault="005E3DF5" w:rsidP="005D311E">
      <w:pPr>
        <w:spacing w:before="100" w:beforeAutospacing="1" w:after="100" w:afterAutospacing="1" w:line="360" w:lineRule="auto"/>
        <w:rPr>
          <w:rFonts w:eastAsia="Times New Roman"/>
          <w:color w:val="auto"/>
          <w:szCs w:val="24"/>
        </w:rPr>
      </w:pPr>
      <w:r w:rsidRPr="00A540DD">
        <w:rPr>
          <w:rFonts w:eastAsia="Times New Roman"/>
          <w:b/>
          <w:bCs/>
          <w:color w:val="auto"/>
          <w:szCs w:val="24"/>
        </w:rPr>
        <w:t>14.</w:t>
      </w:r>
      <w:r w:rsidR="00725052">
        <w:rPr>
          <w:rFonts w:eastAsia="Times New Roman"/>
          <w:b/>
          <w:bCs/>
          <w:color w:val="auto"/>
          <w:szCs w:val="24"/>
        </w:rPr>
        <w:t xml:space="preserve"> </w:t>
      </w:r>
      <w:r w:rsidRPr="00A540DD">
        <w:rPr>
          <w:rFonts w:eastAsia="Times New Roman"/>
          <w:b/>
          <w:bCs/>
          <w:color w:val="auto"/>
          <w:szCs w:val="24"/>
        </w:rPr>
        <w:t>What is your average monthly or annual income from farming?</w:t>
      </w:r>
      <w:r w:rsidRPr="00A540DD">
        <w:rPr>
          <w:rFonts w:eastAsia="Times New Roman"/>
          <w:color w:val="auto"/>
          <w:szCs w:val="24"/>
        </w:rPr>
        <w:t xml:space="preserve"> </w:t>
      </w:r>
      <w:r w:rsidRPr="00A540DD">
        <w:rPr>
          <w:rFonts w:eastAsia="Times New Roman"/>
          <w:i/>
          <w:iCs/>
          <w:color w:val="auto"/>
          <w:szCs w:val="24"/>
        </w:rPr>
        <w:t>(Optional)</w:t>
      </w:r>
      <w:r w:rsidRPr="00A540DD">
        <w:rPr>
          <w:rFonts w:eastAsia="Times New Roman"/>
          <w:color w:val="auto"/>
          <w:szCs w:val="24"/>
        </w:rPr>
        <w:br/>
        <w:t xml:space="preserve">○ Less than </w:t>
      </w:r>
      <w:r w:rsidR="0085107D" w:rsidRPr="00A540DD">
        <w:rPr>
          <w:rFonts w:eastAsia="Times New Roman"/>
          <w:color w:val="auto"/>
          <w:szCs w:val="24"/>
        </w:rPr>
        <w:t>₱</w:t>
      </w:r>
      <w:r w:rsidRPr="00A540DD">
        <w:rPr>
          <w:rFonts w:eastAsia="Times New Roman"/>
          <w:color w:val="auto"/>
          <w:szCs w:val="24"/>
        </w:rPr>
        <w:t>5,000</w:t>
      </w:r>
      <w:r w:rsidRPr="00A540DD">
        <w:rPr>
          <w:rFonts w:eastAsia="Times New Roman"/>
          <w:color w:val="auto"/>
          <w:szCs w:val="24"/>
        </w:rPr>
        <w:br/>
      </w:r>
      <w:r w:rsidRPr="00A540DD">
        <w:rPr>
          <w:rFonts w:eastAsia="Times New Roman"/>
          <w:color w:val="auto"/>
          <w:szCs w:val="24"/>
        </w:rPr>
        <w:lastRenderedPageBreak/>
        <w:t xml:space="preserve">○ </w:t>
      </w:r>
      <w:r w:rsidR="0085107D" w:rsidRPr="00A540DD">
        <w:rPr>
          <w:rFonts w:eastAsia="Times New Roman"/>
          <w:color w:val="auto"/>
          <w:szCs w:val="24"/>
        </w:rPr>
        <w:t>₱</w:t>
      </w:r>
      <w:r w:rsidRPr="00A540DD">
        <w:rPr>
          <w:rFonts w:eastAsia="Times New Roman"/>
          <w:color w:val="auto"/>
          <w:szCs w:val="24"/>
        </w:rPr>
        <w:t>5,000–</w:t>
      </w:r>
      <w:r w:rsidR="0085107D" w:rsidRPr="00A540DD">
        <w:rPr>
          <w:rFonts w:eastAsia="Times New Roman"/>
          <w:color w:val="auto"/>
          <w:szCs w:val="24"/>
        </w:rPr>
        <w:t>₱</w:t>
      </w:r>
      <w:r w:rsidRPr="00A540DD">
        <w:rPr>
          <w:rFonts w:eastAsia="Times New Roman"/>
          <w:color w:val="auto"/>
          <w:szCs w:val="24"/>
        </w:rPr>
        <w:t>10,000</w:t>
      </w:r>
      <w:r w:rsidRPr="00A540DD">
        <w:rPr>
          <w:rFonts w:eastAsia="Times New Roman"/>
          <w:color w:val="auto"/>
          <w:szCs w:val="24"/>
        </w:rPr>
        <w:br/>
        <w:t xml:space="preserve">○ </w:t>
      </w:r>
      <w:r w:rsidR="0085107D" w:rsidRPr="00A540DD">
        <w:rPr>
          <w:rFonts w:eastAsia="Times New Roman"/>
          <w:color w:val="auto"/>
          <w:szCs w:val="24"/>
        </w:rPr>
        <w:t>₱</w:t>
      </w:r>
      <w:r w:rsidRPr="00A540DD">
        <w:rPr>
          <w:rFonts w:eastAsia="Times New Roman"/>
          <w:color w:val="auto"/>
          <w:szCs w:val="24"/>
        </w:rPr>
        <w:t>10,000–</w:t>
      </w:r>
      <w:r w:rsidR="0085107D" w:rsidRPr="00A540DD">
        <w:rPr>
          <w:rFonts w:eastAsia="Times New Roman"/>
          <w:color w:val="auto"/>
          <w:szCs w:val="24"/>
        </w:rPr>
        <w:t>₱</w:t>
      </w:r>
      <w:r w:rsidRPr="00A540DD">
        <w:rPr>
          <w:rFonts w:eastAsia="Times New Roman"/>
          <w:color w:val="auto"/>
          <w:szCs w:val="24"/>
        </w:rPr>
        <w:t>20,000</w:t>
      </w:r>
      <w:r w:rsidRPr="00A540DD">
        <w:rPr>
          <w:rFonts w:eastAsia="Times New Roman"/>
          <w:color w:val="auto"/>
          <w:szCs w:val="24"/>
        </w:rPr>
        <w:br/>
        <w:t xml:space="preserve">○ More than </w:t>
      </w:r>
      <w:r w:rsidR="0085107D" w:rsidRPr="00A540DD">
        <w:rPr>
          <w:rFonts w:eastAsia="Times New Roman"/>
          <w:color w:val="auto"/>
          <w:szCs w:val="24"/>
        </w:rPr>
        <w:t>₱</w:t>
      </w:r>
      <w:r w:rsidRPr="00A540DD">
        <w:rPr>
          <w:rFonts w:eastAsia="Times New Roman"/>
          <w:color w:val="auto"/>
          <w:szCs w:val="24"/>
        </w:rPr>
        <w:t>20,000</w:t>
      </w:r>
    </w:p>
    <w:p w14:paraId="4F5F2DEC" w14:textId="58BE6E0D" w:rsidR="005E3DF5" w:rsidRPr="00A540DD" w:rsidRDefault="005E3DF5" w:rsidP="005D311E">
      <w:pPr>
        <w:spacing w:before="100" w:beforeAutospacing="1" w:after="100" w:afterAutospacing="1" w:line="360" w:lineRule="auto"/>
        <w:rPr>
          <w:rFonts w:eastAsia="Times New Roman"/>
          <w:color w:val="auto"/>
          <w:szCs w:val="24"/>
        </w:rPr>
      </w:pPr>
      <w:r w:rsidRPr="00A540DD">
        <w:rPr>
          <w:rFonts w:eastAsia="Times New Roman"/>
          <w:b/>
          <w:bCs/>
          <w:color w:val="auto"/>
          <w:szCs w:val="24"/>
        </w:rPr>
        <w:t>15.</w:t>
      </w:r>
      <w:r w:rsidR="00725052">
        <w:rPr>
          <w:rFonts w:eastAsia="Times New Roman"/>
          <w:b/>
          <w:bCs/>
          <w:color w:val="auto"/>
          <w:szCs w:val="24"/>
        </w:rPr>
        <w:t xml:space="preserve"> </w:t>
      </w:r>
      <w:r w:rsidRPr="00A540DD">
        <w:rPr>
          <w:rFonts w:eastAsia="Times New Roman"/>
          <w:b/>
          <w:bCs/>
          <w:color w:val="auto"/>
          <w:szCs w:val="24"/>
        </w:rPr>
        <w:t>Do you have access to internet services for agricultural purposes?</w:t>
      </w:r>
      <w:r w:rsidRPr="00A540DD">
        <w:rPr>
          <w:rFonts w:eastAsia="Times New Roman"/>
          <w:color w:val="auto"/>
          <w:szCs w:val="24"/>
        </w:rPr>
        <w:br/>
        <w:t>○ Yes, high-speed internet</w:t>
      </w:r>
      <w:r w:rsidRPr="00A540DD">
        <w:rPr>
          <w:rFonts w:eastAsia="Times New Roman"/>
          <w:color w:val="auto"/>
          <w:szCs w:val="24"/>
        </w:rPr>
        <w:br/>
        <w:t>○ Yes, but with limited access</w:t>
      </w:r>
      <w:r w:rsidRPr="00A540DD">
        <w:rPr>
          <w:rFonts w:eastAsia="Times New Roman"/>
          <w:color w:val="auto"/>
          <w:szCs w:val="24"/>
        </w:rPr>
        <w:br/>
        <w:t>○ No, I rely on offline methods</w:t>
      </w:r>
    </w:p>
    <w:p w14:paraId="117190E0" w14:textId="58DD781E" w:rsidR="005E3DF5" w:rsidRPr="00A540DD" w:rsidRDefault="005E3DF5" w:rsidP="005D311E">
      <w:pPr>
        <w:spacing w:before="100" w:beforeAutospacing="1" w:after="100" w:afterAutospacing="1" w:line="360" w:lineRule="auto"/>
        <w:rPr>
          <w:rFonts w:eastAsia="Times New Roman"/>
          <w:color w:val="auto"/>
          <w:szCs w:val="24"/>
        </w:rPr>
      </w:pPr>
      <w:r w:rsidRPr="00A540DD">
        <w:rPr>
          <w:rFonts w:eastAsia="Times New Roman"/>
          <w:b/>
          <w:bCs/>
          <w:color w:val="auto"/>
          <w:szCs w:val="24"/>
        </w:rPr>
        <w:t>16.</w:t>
      </w:r>
      <w:r w:rsidR="00725052">
        <w:rPr>
          <w:rFonts w:eastAsia="Times New Roman"/>
          <w:b/>
          <w:bCs/>
          <w:color w:val="auto"/>
          <w:szCs w:val="24"/>
        </w:rPr>
        <w:t xml:space="preserve"> </w:t>
      </w:r>
      <w:r w:rsidRPr="00A540DD">
        <w:rPr>
          <w:rFonts w:eastAsia="Times New Roman"/>
          <w:b/>
          <w:bCs/>
          <w:color w:val="auto"/>
          <w:szCs w:val="24"/>
        </w:rPr>
        <w:t>What type of technology do you currently use for farming operations?</w:t>
      </w:r>
      <w:r w:rsidRPr="00A540DD">
        <w:rPr>
          <w:rFonts w:eastAsia="Times New Roman"/>
          <w:color w:val="auto"/>
          <w:szCs w:val="24"/>
        </w:rPr>
        <w:br/>
        <w:t>○ Smartphone apps</w:t>
      </w:r>
      <w:r w:rsidRPr="00A540DD">
        <w:rPr>
          <w:rFonts w:eastAsia="Times New Roman"/>
          <w:color w:val="auto"/>
          <w:szCs w:val="24"/>
        </w:rPr>
        <w:br/>
        <w:t>○ IoT-based sensors</w:t>
      </w:r>
      <w:r w:rsidRPr="00A540DD">
        <w:rPr>
          <w:rFonts w:eastAsia="Times New Roman"/>
          <w:color w:val="auto"/>
          <w:szCs w:val="24"/>
        </w:rPr>
        <w:br/>
        <w:t>○ Drones</w:t>
      </w:r>
      <w:r w:rsidRPr="00A540DD">
        <w:rPr>
          <w:rFonts w:eastAsia="Times New Roman"/>
          <w:color w:val="auto"/>
          <w:szCs w:val="24"/>
        </w:rPr>
        <w:br/>
        <w:t>○ Weather forecasting systems</w:t>
      </w:r>
      <w:r w:rsidRPr="00A540DD">
        <w:rPr>
          <w:rFonts w:eastAsia="Times New Roman"/>
          <w:color w:val="auto"/>
          <w:szCs w:val="24"/>
        </w:rPr>
        <w:br/>
        <w:t>○ None</w:t>
      </w:r>
    </w:p>
    <w:p w14:paraId="4CCFA88E" w14:textId="76D5E2BA" w:rsidR="005E3DF5" w:rsidRPr="00A540DD" w:rsidRDefault="005E3DF5" w:rsidP="005D311E">
      <w:pPr>
        <w:spacing w:before="100" w:beforeAutospacing="1" w:after="100" w:afterAutospacing="1" w:line="360" w:lineRule="auto"/>
        <w:rPr>
          <w:rFonts w:eastAsia="Times New Roman"/>
          <w:color w:val="auto"/>
          <w:szCs w:val="24"/>
        </w:rPr>
      </w:pPr>
      <w:r w:rsidRPr="00A540DD">
        <w:rPr>
          <w:rFonts w:eastAsia="Times New Roman"/>
          <w:b/>
          <w:bCs/>
          <w:color w:val="auto"/>
          <w:szCs w:val="24"/>
        </w:rPr>
        <w:t>17.</w:t>
      </w:r>
      <w:r w:rsidR="00725052">
        <w:rPr>
          <w:rFonts w:eastAsia="Times New Roman"/>
          <w:b/>
          <w:bCs/>
          <w:color w:val="auto"/>
          <w:szCs w:val="24"/>
        </w:rPr>
        <w:t xml:space="preserve"> </w:t>
      </w:r>
      <w:r w:rsidRPr="00A540DD">
        <w:rPr>
          <w:rFonts w:eastAsia="Times New Roman"/>
          <w:b/>
          <w:bCs/>
          <w:color w:val="auto"/>
          <w:szCs w:val="24"/>
        </w:rPr>
        <w:t>How frequently do you check soil conditions on your land?</w:t>
      </w:r>
      <w:r w:rsidRPr="00A540DD">
        <w:rPr>
          <w:rFonts w:eastAsia="Times New Roman"/>
          <w:color w:val="auto"/>
          <w:szCs w:val="24"/>
        </w:rPr>
        <w:br/>
        <w:t>○ Daily</w:t>
      </w:r>
      <w:r w:rsidRPr="00A540DD">
        <w:rPr>
          <w:rFonts w:eastAsia="Times New Roman"/>
          <w:color w:val="auto"/>
          <w:szCs w:val="24"/>
        </w:rPr>
        <w:br/>
        <w:t>○ Weekly</w:t>
      </w:r>
      <w:r w:rsidRPr="00A540DD">
        <w:rPr>
          <w:rFonts w:eastAsia="Times New Roman"/>
          <w:color w:val="auto"/>
          <w:szCs w:val="24"/>
        </w:rPr>
        <w:br/>
        <w:t>○ Monthly</w:t>
      </w:r>
      <w:r w:rsidRPr="00A540DD">
        <w:rPr>
          <w:rFonts w:eastAsia="Times New Roman"/>
          <w:color w:val="auto"/>
          <w:szCs w:val="24"/>
        </w:rPr>
        <w:br/>
        <w:t>○ Rarely</w:t>
      </w:r>
    </w:p>
    <w:p w14:paraId="55823EDA" w14:textId="5C3E9924" w:rsidR="005E3DF5" w:rsidRPr="00A540DD" w:rsidRDefault="005E3DF5" w:rsidP="005D311E">
      <w:pPr>
        <w:spacing w:before="100" w:beforeAutospacing="1" w:after="100" w:afterAutospacing="1" w:line="360" w:lineRule="auto"/>
        <w:rPr>
          <w:rFonts w:eastAsia="Times New Roman"/>
          <w:color w:val="auto"/>
          <w:szCs w:val="24"/>
        </w:rPr>
      </w:pPr>
      <w:r w:rsidRPr="00A540DD">
        <w:rPr>
          <w:rFonts w:eastAsia="Times New Roman"/>
          <w:b/>
          <w:bCs/>
          <w:color w:val="auto"/>
          <w:szCs w:val="24"/>
        </w:rPr>
        <w:t>18.</w:t>
      </w:r>
      <w:r w:rsidR="00725052">
        <w:rPr>
          <w:rFonts w:eastAsia="Times New Roman"/>
          <w:b/>
          <w:bCs/>
          <w:color w:val="auto"/>
          <w:szCs w:val="24"/>
        </w:rPr>
        <w:t xml:space="preserve"> </w:t>
      </w:r>
      <w:r w:rsidRPr="00A540DD">
        <w:rPr>
          <w:rFonts w:eastAsia="Times New Roman"/>
          <w:b/>
          <w:bCs/>
          <w:color w:val="auto"/>
          <w:szCs w:val="24"/>
        </w:rPr>
        <w:t>Do you participate in agricultural training programs or workshops?</w:t>
      </w:r>
      <w:r w:rsidRPr="00A540DD">
        <w:rPr>
          <w:rFonts w:eastAsia="Times New Roman"/>
          <w:color w:val="auto"/>
          <w:szCs w:val="24"/>
        </w:rPr>
        <w:br/>
        <w:t>○ Yes, frequently</w:t>
      </w:r>
      <w:r w:rsidRPr="00A540DD">
        <w:rPr>
          <w:rFonts w:eastAsia="Times New Roman"/>
          <w:color w:val="auto"/>
          <w:szCs w:val="24"/>
        </w:rPr>
        <w:br/>
        <w:t>○ Occasionally</w:t>
      </w:r>
      <w:r w:rsidRPr="00A540DD">
        <w:rPr>
          <w:rFonts w:eastAsia="Times New Roman"/>
          <w:color w:val="auto"/>
          <w:szCs w:val="24"/>
        </w:rPr>
        <w:br/>
        <w:t>○ No</w:t>
      </w:r>
    </w:p>
    <w:p w14:paraId="00B22749" w14:textId="2A193F6D" w:rsidR="005E3DF5" w:rsidRDefault="005E3DF5" w:rsidP="005D311E">
      <w:pPr>
        <w:spacing w:before="100" w:beforeAutospacing="1" w:after="100" w:afterAutospacing="1" w:line="360" w:lineRule="auto"/>
        <w:rPr>
          <w:rFonts w:eastAsia="Times New Roman"/>
          <w:color w:val="auto"/>
          <w:szCs w:val="24"/>
        </w:rPr>
      </w:pPr>
      <w:r w:rsidRPr="00A540DD">
        <w:rPr>
          <w:rFonts w:eastAsia="Times New Roman"/>
          <w:b/>
          <w:bCs/>
          <w:color w:val="auto"/>
          <w:szCs w:val="24"/>
        </w:rPr>
        <w:lastRenderedPageBreak/>
        <w:t>19.</w:t>
      </w:r>
      <w:r w:rsidR="00725052">
        <w:rPr>
          <w:rFonts w:eastAsia="Times New Roman"/>
          <w:b/>
          <w:bCs/>
          <w:color w:val="auto"/>
          <w:szCs w:val="24"/>
        </w:rPr>
        <w:t xml:space="preserve"> </w:t>
      </w:r>
      <w:r w:rsidRPr="00A540DD">
        <w:rPr>
          <w:rFonts w:eastAsia="Times New Roman"/>
          <w:b/>
          <w:bCs/>
          <w:color w:val="auto"/>
          <w:szCs w:val="24"/>
        </w:rPr>
        <w:t>How do you receive agricultural updates or information?</w:t>
      </w:r>
      <w:r w:rsidRPr="00A540DD">
        <w:rPr>
          <w:rFonts w:eastAsia="Times New Roman"/>
          <w:color w:val="auto"/>
          <w:szCs w:val="24"/>
        </w:rPr>
        <w:br/>
        <w:t>○ Government reports</w:t>
      </w:r>
      <w:r w:rsidRPr="00A540DD">
        <w:rPr>
          <w:rFonts w:eastAsia="Times New Roman"/>
          <w:color w:val="auto"/>
          <w:szCs w:val="24"/>
        </w:rPr>
        <w:br/>
        <w:t>○ Online sources (websites, social media)</w:t>
      </w:r>
      <w:r w:rsidRPr="00A540DD">
        <w:rPr>
          <w:rFonts w:eastAsia="Times New Roman"/>
          <w:color w:val="auto"/>
          <w:szCs w:val="24"/>
        </w:rPr>
        <w:br/>
        <w:t>○ Community groups</w:t>
      </w:r>
      <w:r w:rsidRPr="00A540DD">
        <w:rPr>
          <w:rFonts w:eastAsia="Times New Roman"/>
          <w:color w:val="auto"/>
          <w:szCs w:val="24"/>
        </w:rPr>
        <w:br/>
        <w:t>○ Agricultural consultants</w:t>
      </w:r>
    </w:p>
    <w:p w14:paraId="25A2F0B9" w14:textId="76F99E8E" w:rsidR="00DD5A5E" w:rsidRDefault="00DD5A5E" w:rsidP="005D311E">
      <w:pPr>
        <w:spacing w:before="100" w:beforeAutospacing="1" w:after="100" w:afterAutospacing="1" w:line="360" w:lineRule="auto"/>
        <w:rPr>
          <w:rFonts w:eastAsia="Times New Roman"/>
          <w:color w:val="auto"/>
          <w:szCs w:val="24"/>
        </w:rPr>
      </w:pPr>
    </w:p>
    <w:p w14:paraId="61449403" w14:textId="77777777" w:rsidR="00DD5A5E" w:rsidRPr="00A540DD" w:rsidRDefault="00DD5A5E" w:rsidP="005D311E">
      <w:pPr>
        <w:spacing w:before="100" w:beforeAutospacing="1" w:after="100" w:afterAutospacing="1" w:line="360" w:lineRule="auto"/>
        <w:rPr>
          <w:rFonts w:eastAsia="Times New Roman"/>
          <w:color w:val="auto"/>
          <w:szCs w:val="24"/>
        </w:rPr>
      </w:pPr>
    </w:p>
    <w:p w14:paraId="4D99D92F" w14:textId="5D5750AA" w:rsidR="005E3DF5" w:rsidRPr="00A540DD" w:rsidRDefault="005E3DF5" w:rsidP="005D311E">
      <w:pPr>
        <w:spacing w:before="100" w:beforeAutospacing="1" w:after="100" w:afterAutospacing="1" w:line="360" w:lineRule="auto"/>
        <w:rPr>
          <w:rFonts w:eastAsia="Times New Roman"/>
          <w:color w:val="auto"/>
          <w:szCs w:val="24"/>
        </w:rPr>
      </w:pPr>
      <w:r w:rsidRPr="00A540DD">
        <w:rPr>
          <w:rFonts w:eastAsia="Times New Roman"/>
          <w:b/>
          <w:bCs/>
          <w:color w:val="auto"/>
          <w:szCs w:val="24"/>
        </w:rPr>
        <w:t>20.</w:t>
      </w:r>
      <w:r w:rsidR="00725052">
        <w:rPr>
          <w:rFonts w:eastAsia="Times New Roman"/>
          <w:b/>
          <w:bCs/>
          <w:color w:val="auto"/>
          <w:szCs w:val="24"/>
        </w:rPr>
        <w:t xml:space="preserve"> </w:t>
      </w:r>
      <w:r w:rsidRPr="00A540DD">
        <w:rPr>
          <w:rFonts w:eastAsia="Times New Roman"/>
          <w:b/>
          <w:bCs/>
          <w:color w:val="auto"/>
          <w:szCs w:val="24"/>
        </w:rPr>
        <w:t>Are you open to adopting new technologies for soil and temperature monitoring?</w:t>
      </w:r>
      <w:r w:rsidRPr="00A540DD">
        <w:rPr>
          <w:rFonts w:eastAsia="Times New Roman"/>
          <w:color w:val="auto"/>
          <w:szCs w:val="24"/>
        </w:rPr>
        <w:br/>
        <w:t>○ Yes, very interested</w:t>
      </w:r>
      <w:r w:rsidRPr="00A540DD">
        <w:rPr>
          <w:rFonts w:eastAsia="Times New Roman"/>
          <w:color w:val="auto"/>
          <w:szCs w:val="24"/>
        </w:rPr>
        <w:br/>
        <w:t>○ Somewhat interested</w:t>
      </w:r>
      <w:r w:rsidRPr="00A540DD">
        <w:rPr>
          <w:rFonts w:eastAsia="Times New Roman"/>
          <w:color w:val="auto"/>
          <w:szCs w:val="24"/>
        </w:rPr>
        <w:br/>
        <w:t>○ Neutral</w:t>
      </w:r>
      <w:r w:rsidRPr="00A540DD">
        <w:rPr>
          <w:rFonts w:eastAsia="Times New Roman"/>
          <w:color w:val="auto"/>
          <w:szCs w:val="24"/>
        </w:rPr>
        <w:br/>
        <w:t>○ Not interested</w:t>
      </w:r>
    </w:p>
    <w:p w14:paraId="5CDF3230" w14:textId="2E87C83B" w:rsidR="001F7002" w:rsidRPr="00A540DD" w:rsidRDefault="001F7002" w:rsidP="00DD5A5E">
      <w:pPr>
        <w:spacing w:after="0" w:line="360" w:lineRule="auto"/>
        <w:ind w:left="0" w:right="141" w:firstLine="0"/>
        <w:rPr>
          <w:szCs w:val="24"/>
        </w:rPr>
      </w:pPr>
    </w:p>
    <w:sectPr w:rsidR="001F7002" w:rsidRPr="00A540DD">
      <w:headerReference w:type="even" r:id="rId8"/>
      <w:headerReference w:type="default" r:id="rId9"/>
      <w:headerReference w:type="first" r:id="rId10"/>
      <w:pgSz w:w="12240" w:h="15840"/>
      <w:pgMar w:top="2740" w:right="1442" w:bottom="1447" w:left="1440" w:header="78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88F82" w14:textId="77777777" w:rsidR="00445651" w:rsidRDefault="00445651">
      <w:pPr>
        <w:spacing w:after="0" w:line="240" w:lineRule="auto"/>
      </w:pPr>
      <w:r>
        <w:separator/>
      </w:r>
    </w:p>
  </w:endnote>
  <w:endnote w:type="continuationSeparator" w:id="0">
    <w:p w14:paraId="01EBD4B5" w14:textId="77777777" w:rsidR="00445651" w:rsidRDefault="00445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D0FB8" w14:textId="77777777" w:rsidR="00445651" w:rsidRDefault="00445651">
      <w:pPr>
        <w:spacing w:after="0" w:line="240" w:lineRule="auto"/>
      </w:pPr>
      <w:r>
        <w:separator/>
      </w:r>
    </w:p>
  </w:footnote>
  <w:footnote w:type="continuationSeparator" w:id="0">
    <w:p w14:paraId="0E7338AB" w14:textId="77777777" w:rsidR="00445651" w:rsidRDefault="004456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143AA" w14:textId="77777777" w:rsidR="001F7002" w:rsidRDefault="00671836">
    <w:pPr>
      <w:spacing w:after="60" w:line="259" w:lineRule="auto"/>
      <w:ind w:left="2" w:firstLine="0"/>
      <w:jc w:val="center"/>
    </w:pPr>
    <w:r>
      <w:rPr>
        <w:rFonts w:ascii="Arial" w:eastAsia="Arial" w:hAnsi="Arial" w:cs="Arial"/>
        <w:b/>
        <w:sz w:val="30"/>
      </w:rPr>
      <w:t>PHINMA UNIVERSITY OF ILOILO</w:t>
    </w:r>
  </w:p>
  <w:p w14:paraId="24CD947F" w14:textId="77777777" w:rsidR="001F7002" w:rsidRDefault="00671836">
    <w:pPr>
      <w:spacing w:after="0" w:line="259" w:lineRule="auto"/>
      <w:ind w:left="2" w:firstLine="0"/>
      <w:jc w:val="center"/>
    </w:pPr>
    <w:r>
      <w:rPr>
        <w:rFonts w:ascii="Arial" w:eastAsia="Arial" w:hAnsi="Arial" w:cs="Arial"/>
        <w:b/>
        <w:sz w:val="30"/>
      </w:rPr>
      <w:t>College of Information Technology Education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56E42" w14:textId="77777777" w:rsidR="001F7002" w:rsidRDefault="00671836">
    <w:pPr>
      <w:spacing w:after="60" w:line="259" w:lineRule="auto"/>
      <w:ind w:left="2" w:firstLine="0"/>
      <w:jc w:val="center"/>
    </w:pPr>
    <w:r>
      <w:rPr>
        <w:rFonts w:ascii="Arial" w:eastAsia="Arial" w:hAnsi="Arial" w:cs="Arial"/>
        <w:b/>
        <w:sz w:val="30"/>
      </w:rPr>
      <w:t>PHINMA UNIVERSITY OF ILOILO</w:t>
    </w:r>
  </w:p>
  <w:p w14:paraId="36A3ACEC" w14:textId="77777777" w:rsidR="001F7002" w:rsidRDefault="00671836">
    <w:pPr>
      <w:spacing w:after="0" w:line="259" w:lineRule="auto"/>
      <w:ind w:left="2" w:firstLine="0"/>
      <w:jc w:val="center"/>
    </w:pPr>
    <w:r>
      <w:rPr>
        <w:rFonts w:ascii="Arial" w:eastAsia="Arial" w:hAnsi="Arial" w:cs="Arial"/>
        <w:b/>
        <w:sz w:val="30"/>
      </w:rPr>
      <w:t>College of Information Technology Education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EFB08" w14:textId="77777777" w:rsidR="001F7002" w:rsidRDefault="00671836">
    <w:pPr>
      <w:spacing w:after="60" w:line="259" w:lineRule="auto"/>
      <w:ind w:left="2" w:firstLine="0"/>
      <w:jc w:val="center"/>
    </w:pPr>
    <w:r>
      <w:rPr>
        <w:rFonts w:ascii="Arial" w:eastAsia="Arial" w:hAnsi="Arial" w:cs="Arial"/>
        <w:b/>
        <w:sz w:val="30"/>
      </w:rPr>
      <w:t>PHINMA UNIVERSITY OF ILOILO</w:t>
    </w:r>
  </w:p>
  <w:p w14:paraId="1DB13408" w14:textId="77777777" w:rsidR="001F7002" w:rsidRDefault="00671836">
    <w:pPr>
      <w:spacing w:after="0" w:line="259" w:lineRule="auto"/>
      <w:ind w:left="2" w:firstLine="0"/>
      <w:jc w:val="center"/>
    </w:pPr>
    <w:r>
      <w:rPr>
        <w:rFonts w:ascii="Arial" w:eastAsia="Arial" w:hAnsi="Arial" w:cs="Arial"/>
        <w:b/>
        <w:sz w:val="30"/>
      </w:rPr>
      <w:t>College of Information Technology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CB7"/>
    <w:multiLevelType w:val="hybridMultilevel"/>
    <w:tmpl w:val="A02C555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728297B"/>
    <w:multiLevelType w:val="multilevel"/>
    <w:tmpl w:val="3DAA1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4161A"/>
    <w:multiLevelType w:val="hybridMultilevel"/>
    <w:tmpl w:val="5304348E"/>
    <w:lvl w:ilvl="0" w:tplc="188E7DBE">
      <w:numFmt w:val="bullet"/>
      <w:lvlText w:val=""/>
      <w:lvlJc w:val="left"/>
      <w:pPr>
        <w:ind w:left="795" w:hanging="435"/>
      </w:pPr>
      <w:rPr>
        <w:rFonts w:ascii="Courier New" w:eastAsia="Times New Roman"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F196046"/>
    <w:multiLevelType w:val="hybridMultilevel"/>
    <w:tmpl w:val="23C22DB2"/>
    <w:lvl w:ilvl="0" w:tplc="5B3C86C2">
      <w:start w:val="12"/>
      <w:numFmt w:val="decimal"/>
      <w:lvlText w:val="%1"/>
      <w:lvlJc w:val="left"/>
      <w:pPr>
        <w:ind w:left="362" w:hanging="360"/>
      </w:pPr>
      <w:rPr>
        <w:rFonts w:hint="default"/>
        <w:b/>
      </w:rPr>
    </w:lvl>
    <w:lvl w:ilvl="1" w:tplc="34090019" w:tentative="1">
      <w:start w:val="1"/>
      <w:numFmt w:val="lowerLetter"/>
      <w:lvlText w:val="%2."/>
      <w:lvlJc w:val="left"/>
      <w:pPr>
        <w:ind w:left="1082" w:hanging="360"/>
      </w:pPr>
    </w:lvl>
    <w:lvl w:ilvl="2" w:tplc="3409001B" w:tentative="1">
      <w:start w:val="1"/>
      <w:numFmt w:val="lowerRoman"/>
      <w:lvlText w:val="%3."/>
      <w:lvlJc w:val="right"/>
      <w:pPr>
        <w:ind w:left="1802" w:hanging="180"/>
      </w:pPr>
    </w:lvl>
    <w:lvl w:ilvl="3" w:tplc="3409000F" w:tentative="1">
      <w:start w:val="1"/>
      <w:numFmt w:val="decimal"/>
      <w:lvlText w:val="%4."/>
      <w:lvlJc w:val="left"/>
      <w:pPr>
        <w:ind w:left="2522" w:hanging="360"/>
      </w:pPr>
    </w:lvl>
    <w:lvl w:ilvl="4" w:tplc="34090019" w:tentative="1">
      <w:start w:val="1"/>
      <w:numFmt w:val="lowerLetter"/>
      <w:lvlText w:val="%5."/>
      <w:lvlJc w:val="left"/>
      <w:pPr>
        <w:ind w:left="3242" w:hanging="360"/>
      </w:pPr>
    </w:lvl>
    <w:lvl w:ilvl="5" w:tplc="3409001B" w:tentative="1">
      <w:start w:val="1"/>
      <w:numFmt w:val="lowerRoman"/>
      <w:lvlText w:val="%6."/>
      <w:lvlJc w:val="right"/>
      <w:pPr>
        <w:ind w:left="3962" w:hanging="180"/>
      </w:pPr>
    </w:lvl>
    <w:lvl w:ilvl="6" w:tplc="3409000F" w:tentative="1">
      <w:start w:val="1"/>
      <w:numFmt w:val="decimal"/>
      <w:lvlText w:val="%7."/>
      <w:lvlJc w:val="left"/>
      <w:pPr>
        <w:ind w:left="4682" w:hanging="360"/>
      </w:pPr>
    </w:lvl>
    <w:lvl w:ilvl="7" w:tplc="34090019" w:tentative="1">
      <w:start w:val="1"/>
      <w:numFmt w:val="lowerLetter"/>
      <w:lvlText w:val="%8."/>
      <w:lvlJc w:val="left"/>
      <w:pPr>
        <w:ind w:left="5402" w:hanging="360"/>
      </w:pPr>
    </w:lvl>
    <w:lvl w:ilvl="8" w:tplc="3409001B" w:tentative="1">
      <w:start w:val="1"/>
      <w:numFmt w:val="lowerRoman"/>
      <w:lvlText w:val="%9."/>
      <w:lvlJc w:val="right"/>
      <w:pPr>
        <w:ind w:left="6122" w:hanging="180"/>
      </w:pPr>
    </w:lvl>
  </w:abstractNum>
  <w:abstractNum w:abstractNumId="4" w15:restartNumberingAfterBreak="0">
    <w:nsid w:val="0FA44AC5"/>
    <w:multiLevelType w:val="hybridMultilevel"/>
    <w:tmpl w:val="575E4D78"/>
    <w:lvl w:ilvl="0" w:tplc="34090003">
      <w:start w:val="1"/>
      <w:numFmt w:val="bullet"/>
      <w:lvlText w:val="o"/>
      <w:lvlJc w:val="left"/>
      <w:pPr>
        <w:ind w:left="2520" w:hanging="360"/>
      </w:pPr>
      <w:rPr>
        <w:rFonts w:ascii="Courier New" w:hAnsi="Courier New" w:cs="Courier New" w:hint="default"/>
      </w:rPr>
    </w:lvl>
    <w:lvl w:ilvl="1" w:tplc="34090003">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5" w15:restartNumberingAfterBreak="0">
    <w:nsid w:val="151D3653"/>
    <w:multiLevelType w:val="hybridMultilevel"/>
    <w:tmpl w:val="0302AA26"/>
    <w:lvl w:ilvl="0" w:tplc="100C0900">
      <w:start w:val="1"/>
      <w:numFmt w:val="decimal"/>
      <w:lvlText w:val="%1."/>
      <w:lvlJc w:val="left"/>
      <w:pPr>
        <w:ind w:left="1155" w:hanging="435"/>
      </w:pPr>
      <w:rPr>
        <w:rFonts w:ascii="Courier New" w:hAnsi="Courier New" w:cs="Courier New" w:hint="default"/>
        <w:b/>
        <w:color w:val="auto"/>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22CF259D"/>
    <w:multiLevelType w:val="hybridMultilevel"/>
    <w:tmpl w:val="8940D452"/>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2DF7917"/>
    <w:multiLevelType w:val="hybridMultilevel"/>
    <w:tmpl w:val="88D83068"/>
    <w:lvl w:ilvl="0" w:tplc="726068A8">
      <w:start w:val="14"/>
      <w:numFmt w:val="decimal"/>
      <w:lvlText w:val="%1."/>
      <w:lvlJc w:val="left"/>
      <w:pPr>
        <w:ind w:left="416" w:hanging="414"/>
      </w:pPr>
      <w:rPr>
        <w:rFonts w:hint="default"/>
        <w:b/>
      </w:rPr>
    </w:lvl>
    <w:lvl w:ilvl="1" w:tplc="34090019" w:tentative="1">
      <w:start w:val="1"/>
      <w:numFmt w:val="lowerLetter"/>
      <w:lvlText w:val="%2."/>
      <w:lvlJc w:val="left"/>
      <w:pPr>
        <w:ind w:left="1082" w:hanging="360"/>
      </w:pPr>
    </w:lvl>
    <w:lvl w:ilvl="2" w:tplc="3409001B" w:tentative="1">
      <w:start w:val="1"/>
      <w:numFmt w:val="lowerRoman"/>
      <w:lvlText w:val="%3."/>
      <w:lvlJc w:val="right"/>
      <w:pPr>
        <w:ind w:left="1802" w:hanging="180"/>
      </w:pPr>
    </w:lvl>
    <w:lvl w:ilvl="3" w:tplc="3409000F" w:tentative="1">
      <w:start w:val="1"/>
      <w:numFmt w:val="decimal"/>
      <w:lvlText w:val="%4."/>
      <w:lvlJc w:val="left"/>
      <w:pPr>
        <w:ind w:left="2522" w:hanging="360"/>
      </w:pPr>
    </w:lvl>
    <w:lvl w:ilvl="4" w:tplc="34090019" w:tentative="1">
      <w:start w:val="1"/>
      <w:numFmt w:val="lowerLetter"/>
      <w:lvlText w:val="%5."/>
      <w:lvlJc w:val="left"/>
      <w:pPr>
        <w:ind w:left="3242" w:hanging="360"/>
      </w:pPr>
    </w:lvl>
    <w:lvl w:ilvl="5" w:tplc="3409001B" w:tentative="1">
      <w:start w:val="1"/>
      <w:numFmt w:val="lowerRoman"/>
      <w:lvlText w:val="%6."/>
      <w:lvlJc w:val="right"/>
      <w:pPr>
        <w:ind w:left="3962" w:hanging="180"/>
      </w:pPr>
    </w:lvl>
    <w:lvl w:ilvl="6" w:tplc="3409000F" w:tentative="1">
      <w:start w:val="1"/>
      <w:numFmt w:val="decimal"/>
      <w:lvlText w:val="%7."/>
      <w:lvlJc w:val="left"/>
      <w:pPr>
        <w:ind w:left="4682" w:hanging="360"/>
      </w:pPr>
    </w:lvl>
    <w:lvl w:ilvl="7" w:tplc="34090019" w:tentative="1">
      <w:start w:val="1"/>
      <w:numFmt w:val="lowerLetter"/>
      <w:lvlText w:val="%8."/>
      <w:lvlJc w:val="left"/>
      <w:pPr>
        <w:ind w:left="5402" w:hanging="360"/>
      </w:pPr>
    </w:lvl>
    <w:lvl w:ilvl="8" w:tplc="3409001B" w:tentative="1">
      <w:start w:val="1"/>
      <w:numFmt w:val="lowerRoman"/>
      <w:lvlText w:val="%9."/>
      <w:lvlJc w:val="right"/>
      <w:pPr>
        <w:ind w:left="6122" w:hanging="180"/>
      </w:pPr>
    </w:lvl>
  </w:abstractNum>
  <w:abstractNum w:abstractNumId="8" w15:restartNumberingAfterBreak="0">
    <w:nsid w:val="28D074E4"/>
    <w:multiLevelType w:val="hybridMultilevel"/>
    <w:tmpl w:val="333C02C6"/>
    <w:lvl w:ilvl="0" w:tplc="FFFFFFFF">
      <w:start w:val="10"/>
      <w:numFmt w:val="decimal"/>
      <w:lvlText w:val="%1."/>
      <w:lvlJc w:val="left"/>
      <w:pPr>
        <w:ind w:left="106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FFFFFFFF">
      <w:numFmt w:val="taiwaneseCounting"/>
      <w:lvlText w:val="%2"/>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543176"/>
    <w:multiLevelType w:val="hybridMultilevel"/>
    <w:tmpl w:val="1180A5D8"/>
    <w:lvl w:ilvl="0" w:tplc="4B0684C6">
      <w:numFmt w:val="bullet"/>
      <w:lvlText w:val=""/>
      <w:lvlJc w:val="left"/>
      <w:pPr>
        <w:ind w:left="795" w:hanging="435"/>
      </w:pPr>
      <w:rPr>
        <w:rFonts w:ascii="Courier New" w:eastAsia="Times New Roman"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352A44D7"/>
    <w:multiLevelType w:val="hybridMultilevel"/>
    <w:tmpl w:val="5712A64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5DB4F5F"/>
    <w:multiLevelType w:val="hybridMultilevel"/>
    <w:tmpl w:val="8B5CDD82"/>
    <w:lvl w:ilvl="0" w:tplc="FFFFFFFF">
      <w:start w:val="10"/>
      <w:numFmt w:val="decimal"/>
      <w:lvlText w:val="%1."/>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9147823"/>
    <w:multiLevelType w:val="hybridMultilevel"/>
    <w:tmpl w:val="39E0A4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ADD0141"/>
    <w:multiLevelType w:val="hybridMultilevel"/>
    <w:tmpl w:val="947CE74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CF1174C"/>
    <w:multiLevelType w:val="hybridMultilevel"/>
    <w:tmpl w:val="E776527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E8E7DC0"/>
    <w:multiLevelType w:val="multilevel"/>
    <w:tmpl w:val="E932A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9A6453"/>
    <w:multiLevelType w:val="hybridMultilevel"/>
    <w:tmpl w:val="57863214"/>
    <w:lvl w:ilvl="0" w:tplc="A8DA4A4C">
      <w:start w:val="1"/>
      <w:numFmt w:val="decimal"/>
      <w:lvlText w:val="%1."/>
      <w:lvlJc w:val="left"/>
      <w:pPr>
        <w:ind w:left="795" w:hanging="435"/>
      </w:pPr>
      <w:rPr>
        <w:rFonts w:ascii="Courier New" w:eastAsia="Courier New" w:hAnsi="Courier New" w:cs="Courier New"/>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6FF73D4"/>
    <w:multiLevelType w:val="multilevel"/>
    <w:tmpl w:val="CE620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7927C1"/>
    <w:multiLevelType w:val="hybridMultilevel"/>
    <w:tmpl w:val="9282F78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553E03B2"/>
    <w:multiLevelType w:val="hybridMultilevel"/>
    <w:tmpl w:val="8AF457E8"/>
    <w:lvl w:ilvl="0" w:tplc="3409000F">
      <w:start w:val="1"/>
      <w:numFmt w:val="decimal"/>
      <w:lvlText w:val="%1."/>
      <w:lvlJc w:val="left"/>
      <w:pPr>
        <w:ind w:left="720" w:hanging="360"/>
      </w:pPr>
    </w:lvl>
    <w:lvl w:ilvl="1" w:tplc="BBEAADAE">
      <w:numFmt w:val="bullet"/>
      <w:lvlText w:val=""/>
      <w:lvlJc w:val="left"/>
      <w:pPr>
        <w:ind w:left="1515" w:hanging="435"/>
      </w:pPr>
      <w:rPr>
        <w:rFonts w:ascii="Courier New" w:eastAsia="Times New Roman" w:hAnsi="Courier New" w:cs="Courier New"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55DE63F7"/>
    <w:multiLevelType w:val="hybridMultilevel"/>
    <w:tmpl w:val="6F522264"/>
    <w:lvl w:ilvl="0" w:tplc="B6BAB618">
      <w:start w:val="11"/>
      <w:numFmt w:val="decimal"/>
      <w:lvlText w:val="%1."/>
      <w:lvlJc w:val="left"/>
      <w:pPr>
        <w:ind w:left="791" w:hanging="429"/>
      </w:pPr>
      <w:rPr>
        <w:rFonts w:hint="default"/>
        <w:b/>
      </w:rPr>
    </w:lvl>
    <w:lvl w:ilvl="1" w:tplc="34090019" w:tentative="1">
      <w:start w:val="1"/>
      <w:numFmt w:val="lowerLetter"/>
      <w:lvlText w:val="%2."/>
      <w:lvlJc w:val="left"/>
      <w:pPr>
        <w:ind w:left="1442" w:hanging="360"/>
      </w:pPr>
    </w:lvl>
    <w:lvl w:ilvl="2" w:tplc="3409001B" w:tentative="1">
      <w:start w:val="1"/>
      <w:numFmt w:val="lowerRoman"/>
      <w:lvlText w:val="%3."/>
      <w:lvlJc w:val="right"/>
      <w:pPr>
        <w:ind w:left="2162" w:hanging="180"/>
      </w:pPr>
    </w:lvl>
    <w:lvl w:ilvl="3" w:tplc="3409000F" w:tentative="1">
      <w:start w:val="1"/>
      <w:numFmt w:val="decimal"/>
      <w:lvlText w:val="%4."/>
      <w:lvlJc w:val="left"/>
      <w:pPr>
        <w:ind w:left="2882" w:hanging="360"/>
      </w:pPr>
    </w:lvl>
    <w:lvl w:ilvl="4" w:tplc="34090019" w:tentative="1">
      <w:start w:val="1"/>
      <w:numFmt w:val="lowerLetter"/>
      <w:lvlText w:val="%5."/>
      <w:lvlJc w:val="left"/>
      <w:pPr>
        <w:ind w:left="3602" w:hanging="360"/>
      </w:pPr>
    </w:lvl>
    <w:lvl w:ilvl="5" w:tplc="3409001B" w:tentative="1">
      <w:start w:val="1"/>
      <w:numFmt w:val="lowerRoman"/>
      <w:lvlText w:val="%6."/>
      <w:lvlJc w:val="right"/>
      <w:pPr>
        <w:ind w:left="4322" w:hanging="180"/>
      </w:pPr>
    </w:lvl>
    <w:lvl w:ilvl="6" w:tplc="3409000F" w:tentative="1">
      <w:start w:val="1"/>
      <w:numFmt w:val="decimal"/>
      <w:lvlText w:val="%7."/>
      <w:lvlJc w:val="left"/>
      <w:pPr>
        <w:ind w:left="5042" w:hanging="360"/>
      </w:pPr>
    </w:lvl>
    <w:lvl w:ilvl="7" w:tplc="34090019" w:tentative="1">
      <w:start w:val="1"/>
      <w:numFmt w:val="lowerLetter"/>
      <w:lvlText w:val="%8."/>
      <w:lvlJc w:val="left"/>
      <w:pPr>
        <w:ind w:left="5762" w:hanging="360"/>
      </w:pPr>
    </w:lvl>
    <w:lvl w:ilvl="8" w:tplc="3409001B" w:tentative="1">
      <w:start w:val="1"/>
      <w:numFmt w:val="lowerRoman"/>
      <w:lvlText w:val="%9."/>
      <w:lvlJc w:val="right"/>
      <w:pPr>
        <w:ind w:left="6482" w:hanging="180"/>
      </w:pPr>
    </w:lvl>
  </w:abstractNum>
  <w:abstractNum w:abstractNumId="21" w15:restartNumberingAfterBreak="0">
    <w:nsid w:val="57D668E1"/>
    <w:multiLevelType w:val="hybridMultilevel"/>
    <w:tmpl w:val="9BB29C0A"/>
    <w:lvl w:ilvl="0" w:tplc="3409000F">
      <w:start w:val="1"/>
      <w:numFmt w:val="decimal"/>
      <w:lvlText w:val="%1."/>
      <w:lvlJc w:val="left"/>
      <w:pPr>
        <w:ind w:left="722" w:hanging="360"/>
      </w:pPr>
    </w:lvl>
    <w:lvl w:ilvl="1" w:tplc="34090019" w:tentative="1">
      <w:start w:val="1"/>
      <w:numFmt w:val="lowerLetter"/>
      <w:lvlText w:val="%2."/>
      <w:lvlJc w:val="left"/>
      <w:pPr>
        <w:ind w:left="1442" w:hanging="360"/>
      </w:pPr>
    </w:lvl>
    <w:lvl w:ilvl="2" w:tplc="3409001B" w:tentative="1">
      <w:start w:val="1"/>
      <w:numFmt w:val="lowerRoman"/>
      <w:lvlText w:val="%3."/>
      <w:lvlJc w:val="right"/>
      <w:pPr>
        <w:ind w:left="2162" w:hanging="180"/>
      </w:pPr>
    </w:lvl>
    <w:lvl w:ilvl="3" w:tplc="3409000F" w:tentative="1">
      <w:start w:val="1"/>
      <w:numFmt w:val="decimal"/>
      <w:lvlText w:val="%4."/>
      <w:lvlJc w:val="left"/>
      <w:pPr>
        <w:ind w:left="2882" w:hanging="360"/>
      </w:pPr>
    </w:lvl>
    <w:lvl w:ilvl="4" w:tplc="34090019" w:tentative="1">
      <w:start w:val="1"/>
      <w:numFmt w:val="lowerLetter"/>
      <w:lvlText w:val="%5."/>
      <w:lvlJc w:val="left"/>
      <w:pPr>
        <w:ind w:left="3602" w:hanging="360"/>
      </w:pPr>
    </w:lvl>
    <w:lvl w:ilvl="5" w:tplc="3409001B" w:tentative="1">
      <w:start w:val="1"/>
      <w:numFmt w:val="lowerRoman"/>
      <w:lvlText w:val="%6."/>
      <w:lvlJc w:val="right"/>
      <w:pPr>
        <w:ind w:left="4322" w:hanging="180"/>
      </w:pPr>
    </w:lvl>
    <w:lvl w:ilvl="6" w:tplc="3409000F" w:tentative="1">
      <w:start w:val="1"/>
      <w:numFmt w:val="decimal"/>
      <w:lvlText w:val="%7."/>
      <w:lvlJc w:val="left"/>
      <w:pPr>
        <w:ind w:left="5042" w:hanging="360"/>
      </w:pPr>
    </w:lvl>
    <w:lvl w:ilvl="7" w:tplc="34090019" w:tentative="1">
      <w:start w:val="1"/>
      <w:numFmt w:val="lowerLetter"/>
      <w:lvlText w:val="%8."/>
      <w:lvlJc w:val="left"/>
      <w:pPr>
        <w:ind w:left="5762" w:hanging="360"/>
      </w:pPr>
    </w:lvl>
    <w:lvl w:ilvl="8" w:tplc="3409001B" w:tentative="1">
      <w:start w:val="1"/>
      <w:numFmt w:val="lowerRoman"/>
      <w:lvlText w:val="%9."/>
      <w:lvlJc w:val="right"/>
      <w:pPr>
        <w:ind w:left="6482" w:hanging="180"/>
      </w:pPr>
    </w:lvl>
  </w:abstractNum>
  <w:abstractNum w:abstractNumId="22" w15:restartNumberingAfterBreak="0">
    <w:nsid w:val="5F0A3D6B"/>
    <w:multiLevelType w:val="hybridMultilevel"/>
    <w:tmpl w:val="6A6ADC9C"/>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3" w15:restartNumberingAfterBreak="0">
    <w:nsid w:val="64D74A57"/>
    <w:multiLevelType w:val="hybridMultilevel"/>
    <w:tmpl w:val="FBF0D24E"/>
    <w:lvl w:ilvl="0" w:tplc="3409000F">
      <w:start w:val="1"/>
      <w:numFmt w:val="decimal"/>
      <w:lvlText w:val="%1."/>
      <w:lvlJc w:val="left"/>
      <w:pPr>
        <w:ind w:left="1800" w:hanging="360"/>
      </w:pPr>
    </w:lvl>
    <w:lvl w:ilvl="1" w:tplc="9154C06A">
      <w:start w:val="11"/>
      <w:numFmt w:val="bullet"/>
      <w:lvlText w:val="-"/>
      <w:lvlJc w:val="left"/>
      <w:pPr>
        <w:ind w:left="2520" w:hanging="360"/>
      </w:pPr>
      <w:rPr>
        <w:rFonts w:ascii="Courier New" w:eastAsia="Times New Roman" w:hAnsi="Courier New" w:cs="Courier New" w:hint="default"/>
        <w:color w:val="000000"/>
        <w:sz w:val="22"/>
      </w:r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4" w15:restartNumberingAfterBreak="0">
    <w:nsid w:val="68556423"/>
    <w:multiLevelType w:val="hybridMultilevel"/>
    <w:tmpl w:val="47B660B8"/>
    <w:lvl w:ilvl="0" w:tplc="DE167E1A">
      <w:start w:val="12"/>
      <w:numFmt w:val="decimal"/>
      <w:lvlText w:val="%1."/>
      <w:lvlJc w:val="left"/>
      <w:pPr>
        <w:ind w:left="416" w:hanging="414"/>
      </w:pPr>
      <w:rPr>
        <w:rFonts w:hint="default"/>
        <w:b/>
      </w:rPr>
    </w:lvl>
    <w:lvl w:ilvl="1" w:tplc="34090019" w:tentative="1">
      <w:start w:val="1"/>
      <w:numFmt w:val="lowerLetter"/>
      <w:lvlText w:val="%2."/>
      <w:lvlJc w:val="left"/>
      <w:pPr>
        <w:ind w:left="1082" w:hanging="360"/>
      </w:pPr>
    </w:lvl>
    <w:lvl w:ilvl="2" w:tplc="3409001B" w:tentative="1">
      <w:start w:val="1"/>
      <w:numFmt w:val="lowerRoman"/>
      <w:lvlText w:val="%3."/>
      <w:lvlJc w:val="right"/>
      <w:pPr>
        <w:ind w:left="1802" w:hanging="180"/>
      </w:pPr>
    </w:lvl>
    <w:lvl w:ilvl="3" w:tplc="3409000F" w:tentative="1">
      <w:start w:val="1"/>
      <w:numFmt w:val="decimal"/>
      <w:lvlText w:val="%4."/>
      <w:lvlJc w:val="left"/>
      <w:pPr>
        <w:ind w:left="2522" w:hanging="360"/>
      </w:pPr>
    </w:lvl>
    <w:lvl w:ilvl="4" w:tplc="34090019" w:tentative="1">
      <w:start w:val="1"/>
      <w:numFmt w:val="lowerLetter"/>
      <w:lvlText w:val="%5."/>
      <w:lvlJc w:val="left"/>
      <w:pPr>
        <w:ind w:left="3242" w:hanging="360"/>
      </w:pPr>
    </w:lvl>
    <w:lvl w:ilvl="5" w:tplc="3409001B" w:tentative="1">
      <w:start w:val="1"/>
      <w:numFmt w:val="lowerRoman"/>
      <w:lvlText w:val="%6."/>
      <w:lvlJc w:val="right"/>
      <w:pPr>
        <w:ind w:left="3962" w:hanging="180"/>
      </w:pPr>
    </w:lvl>
    <w:lvl w:ilvl="6" w:tplc="3409000F" w:tentative="1">
      <w:start w:val="1"/>
      <w:numFmt w:val="decimal"/>
      <w:lvlText w:val="%7."/>
      <w:lvlJc w:val="left"/>
      <w:pPr>
        <w:ind w:left="4682" w:hanging="360"/>
      </w:pPr>
    </w:lvl>
    <w:lvl w:ilvl="7" w:tplc="34090019" w:tentative="1">
      <w:start w:val="1"/>
      <w:numFmt w:val="lowerLetter"/>
      <w:lvlText w:val="%8."/>
      <w:lvlJc w:val="left"/>
      <w:pPr>
        <w:ind w:left="5402" w:hanging="360"/>
      </w:pPr>
    </w:lvl>
    <w:lvl w:ilvl="8" w:tplc="3409001B" w:tentative="1">
      <w:start w:val="1"/>
      <w:numFmt w:val="lowerRoman"/>
      <w:lvlText w:val="%9."/>
      <w:lvlJc w:val="right"/>
      <w:pPr>
        <w:ind w:left="6122" w:hanging="180"/>
      </w:pPr>
    </w:lvl>
  </w:abstractNum>
  <w:abstractNum w:abstractNumId="25" w15:restartNumberingAfterBreak="0">
    <w:nsid w:val="69A77E7C"/>
    <w:multiLevelType w:val="hybridMultilevel"/>
    <w:tmpl w:val="431AA078"/>
    <w:lvl w:ilvl="0" w:tplc="FFFFFFFF">
      <w:start w:val="1"/>
      <w:numFmt w:val="decimal"/>
      <w:lvlText w:val="%1."/>
      <w:lvlJc w:val="left"/>
      <w:pPr>
        <w:ind w:left="1800" w:hanging="360"/>
      </w:pPr>
    </w:lvl>
    <w:lvl w:ilvl="1" w:tplc="34090003">
      <w:start w:val="1"/>
      <w:numFmt w:val="bullet"/>
      <w:lvlText w:val="o"/>
      <w:lvlJc w:val="left"/>
      <w:pPr>
        <w:ind w:left="2520" w:hanging="360"/>
      </w:pPr>
      <w:rPr>
        <w:rFonts w:ascii="Courier New" w:hAnsi="Courier New" w:cs="Courier New" w:hint="default"/>
        <w:color w:val="000000"/>
        <w:sz w:val="22"/>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6D3B2D92"/>
    <w:multiLevelType w:val="hybridMultilevel"/>
    <w:tmpl w:val="7C44C52E"/>
    <w:lvl w:ilvl="0" w:tplc="3409000F">
      <w:start w:val="1"/>
      <w:numFmt w:val="decimal"/>
      <w:lvlText w:val="%1."/>
      <w:lvlJc w:val="left"/>
      <w:pPr>
        <w:ind w:left="722" w:hanging="360"/>
      </w:pPr>
    </w:lvl>
    <w:lvl w:ilvl="1" w:tplc="34090019" w:tentative="1">
      <w:start w:val="1"/>
      <w:numFmt w:val="lowerLetter"/>
      <w:lvlText w:val="%2."/>
      <w:lvlJc w:val="left"/>
      <w:pPr>
        <w:ind w:left="1442" w:hanging="360"/>
      </w:pPr>
    </w:lvl>
    <w:lvl w:ilvl="2" w:tplc="3409001B" w:tentative="1">
      <w:start w:val="1"/>
      <w:numFmt w:val="lowerRoman"/>
      <w:lvlText w:val="%3."/>
      <w:lvlJc w:val="right"/>
      <w:pPr>
        <w:ind w:left="2162" w:hanging="180"/>
      </w:pPr>
    </w:lvl>
    <w:lvl w:ilvl="3" w:tplc="3409000F" w:tentative="1">
      <w:start w:val="1"/>
      <w:numFmt w:val="decimal"/>
      <w:lvlText w:val="%4."/>
      <w:lvlJc w:val="left"/>
      <w:pPr>
        <w:ind w:left="2882" w:hanging="360"/>
      </w:pPr>
    </w:lvl>
    <w:lvl w:ilvl="4" w:tplc="34090019" w:tentative="1">
      <w:start w:val="1"/>
      <w:numFmt w:val="lowerLetter"/>
      <w:lvlText w:val="%5."/>
      <w:lvlJc w:val="left"/>
      <w:pPr>
        <w:ind w:left="3602" w:hanging="360"/>
      </w:pPr>
    </w:lvl>
    <w:lvl w:ilvl="5" w:tplc="3409001B" w:tentative="1">
      <w:start w:val="1"/>
      <w:numFmt w:val="lowerRoman"/>
      <w:lvlText w:val="%6."/>
      <w:lvlJc w:val="right"/>
      <w:pPr>
        <w:ind w:left="4322" w:hanging="180"/>
      </w:pPr>
    </w:lvl>
    <w:lvl w:ilvl="6" w:tplc="3409000F" w:tentative="1">
      <w:start w:val="1"/>
      <w:numFmt w:val="decimal"/>
      <w:lvlText w:val="%7."/>
      <w:lvlJc w:val="left"/>
      <w:pPr>
        <w:ind w:left="5042" w:hanging="360"/>
      </w:pPr>
    </w:lvl>
    <w:lvl w:ilvl="7" w:tplc="34090019" w:tentative="1">
      <w:start w:val="1"/>
      <w:numFmt w:val="lowerLetter"/>
      <w:lvlText w:val="%8."/>
      <w:lvlJc w:val="left"/>
      <w:pPr>
        <w:ind w:left="5762" w:hanging="360"/>
      </w:pPr>
    </w:lvl>
    <w:lvl w:ilvl="8" w:tplc="3409001B" w:tentative="1">
      <w:start w:val="1"/>
      <w:numFmt w:val="lowerRoman"/>
      <w:lvlText w:val="%9."/>
      <w:lvlJc w:val="right"/>
      <w:pPr>
        <w:ind w:left="6482" w:hanging="180"/>
      </w:pPr>
    </w:lvl>
  </w:abstractNum>
  <w:abstractNum w:abstractNumId="27" w15:restartNumberingAfterBreak="0">
    <w:nsid w:val="72A97C43"/>
    <w:multiLevelType w:val="hybridMultilevel"/>
    <w:tmpl w:val="F0AED12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7ADA41C2"/>
    <w:multiLevelType w:val="hybridMultilevel"/>
    <w:tmpl w:val="FCB8E514"/>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7BD3109D"/>
    <w:multiLevelType w:val="hybridMultilevel"/>
    <w:tmpl w:val="22CC58B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7F276016"/>
    <w:multiLevelType w:val="hybridMultilevel"/>
    <w:tmpl w:val="01B82AFE"/>
    <w:lvl w:ilvl="0" w:tplc="3409000F">
      <w:start w:val="1"/>
      <w:numFmt w:val="decimal"/>
      <w:lvlText w:val="%1."/>
      <w:lvlJc w:val="left"/>
      <w:pPr>
        <w:ind w:left="722" w:hanging="360"/>
      </w:pPr>
    </w:lvl>
    <w:lvl w:ilvl="1" w:tplc="34090019" w:tentative="1">
      <w:start w:val="1"/>
      <w:numFmt w:val="lowerLetter"/>
      <w:lvlText w:val="%2."/>
      <w:lvlJc w:val="left"/>
      <w:pPr>
        <w:ind w:left="1442" w:hanging="360"/>
      </w:pPr>
    </w:lvl>
    <w:lvl w:ilvl="2" w:tplc="3409001B" w:tentative="1">
      <w:start w:val="1"/>
      <w:numFmt w:val="lowerRoman"/>
      <w:lvlText w:val="%3."/>
      <w:lvlJc w:val="right"/>
      <w:pPr>
        <w:ind w:left="2162" w:hanging="180"/>
      </w:pPr>
    </w:lvl>
    <w:lvl w:ilvl="3" w:tplc="3409000F" w:tentative="1">
      <w:start w:val="1"/>
      <w:numFmt w:val="decimal"/>
      <w:lvlText w:val="%4."/>
      <w:lvlJc w:val="left"/>
      <w:pPr>
        <w:ind w:left="2882" w:hanging="360"/>
      </w:pPr>
    </w:lvl>
    <w:lvl w:ilvl="4" w:tplc="34090019" w:tentative="1">
      <w:start w:val="1"/>
      <w:numFmt w:val="lowerLetter"/>
      <w:lvlText w:val="%5."/>
      <w:lvlJc w:val="left"/>
      <w:pPr>
        <w:ind w:left="3602" w:hanging="360"/>
      </w:pPr>
    </w:lvl>
    <w:lvl w:ilvl="5" w:tplc="3409001B" w:tentative="1">
      <w:start w:val="1"/>
      <w:numFmt w:val="lowerRoman"/>
      <w:lvlText w:val="%6."/>
      <w:lvlJc w:val="right"/>
      <w:pPr>
        <w:ind w:left="4322" w:hanging="180"/>
      </w:pPr>
    </w:lvl>
    <w:lvl w:ilvl="6" w:tplc="3409000F" w:tentative="1">
      <w:start w:val="1"/>
      <w:numFmt w:val="decimal"/>
      <w:lvlText w:val="%7."/>
      <w:lvlJc w:val="left"/>
      <w:pPr>
        <w:ind w:left="5042" w:hanging="360"/>
      </w:pPr>
    </w:lvl>
    <w:lvl w:ilvl="7" w:tplc="34090019" w:tentative="1">
      <w:start w:val="1"/>
      <w:numFmt w:val="lowerLetter"/>
      <w:lvlText w:val="%8."/>
      <w:lvlJc w:val="left"/>
      <w:pPr>
        <w:ind w:left="5762" w:hanging="360"/>
      </w:pPr>
    </w:lvl>
    <w:lvl w:ilvl="8" w:tplc="3409001B" w:tentative="1">
      <w:start w:val="1"/>
      <w:numFmt w:val="lowerRoman"/>
      <w:lvlText w:val="%9."/>
      <w:lvlJc w:val="right"/>
      <w:pPr>
        <w:ind w:left="6482" w:hanging="180"/>
      </w:pPr>
    </w:lvl>
  </w:abstractNum>
  <w:num w:numId="1" w16cid:durableId="1776749729">
    <w:abstractNumId w:val="11"/>
  </w:num>
  <w:num w:numId="2" w16cid:durableId="1529296311">
    <w:abstractNumId w:val="8"/>
  </w:num>
  <w:num w:numId="3" w16cid:durableId="624429054">
    <w:abstractNumId w:val="16"/>
  </w:num>
  <w:num w:numId="4" w16cid:durableId="159002031">
    <w:abstractNumId w:val="18"/>
  </w:num>
  <w:num w:numId="5" w16cid:durableId="66728958">
    <w:abstractNumId w:val="9"/>
  </w:num>
  <w:num w:numId="6" w16cid:durableId="1110973545">
    <w:abstractNumId w:val="19"/>
  </w:num>
  <w:num w:numId="7" w16cid:durableId="1384599984">
    <w:abstractNumId w:val="2"/>
  </w:num>
  <w:num w:numId="8" w16cid:durableId="1892185535">
    <w:abstractNumId w:val="29"/>
  </w:num>
  <w:num w:numId="9" w16cid:durableId="2066219125">
    <w:abstractNumId w:val="13"/>
  </w:num>
  <w:num w:numId="10" w16cid:durableId="1891382051">
    <w:abstractNumId w:val="27"/>
  </w:num>
  <w:num w:numId="11" w16cid:durableId="1220901387">
    <w:abstractNumId w:val="14"/>
  </w:num>
  <w:num w:numId="12" w16cid:durableId="128397620">
    <w:abstractNumId w:val="28"/>
  </w:num>
  <w:num w:numId="13" w16cid:durableId="1486121253">
    <w:abstractNumId w:val="23"/>
  </w:num>
  <w:num w:numId="14" w16cid:durableId="976227167">
    <w:abstractNumId w:val="17"/>
  </w:num>
  <w:num w:numId="15" w16cid:durableId="746999018">
    <w:abstractNumId w:val="21"/>
  </w:num>
  <w:num w:numId="16" w16cid:durableId="68357774">
    <w:abstractNumId w:val="30"/>
  </w:num>
  <w:num w:numId="17" w16cid:durableId="1758407412">
    <w:abstractNumId w:val="26"/>
  </w:num>
  <w:num w:numId="18" w16cid:durableId="2146000554">
    <w:abstractNumId w:val="10"/>
  </w:num>
  <w:num w:numId="19" w16cid:durableId="1044989431">
    <w:abstractNumId w:val="0"/>
  </w:num>
  <w:num w:numId="20" w16cid:durableId="695622691">
    <w:abstractNumId w:val="20"/>
  </w:num>
  <w:num w:numId="21" w16cid:durableId="1734037179">
    <w:abstractNumId w:val="3"/>
  </w:num>
  <w:num w:numId="22" w16cid:durableId="1659263922">
    <w:abstractNumId w:val="24"/>
  </w:num>
  <w:num w:numId="23" w16cid:durableId="1039937525">
    <w:abstractNumId w:val="7"/>
  </w:num>
  <w:num w:numId="24" w16cid:durableId="318579067">
    <w:abstractNumId w:val="12"/>
  </w:num>
  <w:num w:numId="25" w16cid:durableId="1655646211">
    <w:abstractNumId w:val="25"/>
  </w:num>
  <w:num w:numId="26" w16cid:durableId="316687249">
    <w:abstractNumId w:val="6"/>
  </w:num>
  <w:num w:numId="27" w16cid:durableId="1058355846">
    <w:abstractNumId w:val="4"/>
  </w:num>
  <w:num w:numId="28" w16cid:durableId="581259258">
    <w:abstractNumId w:val="5"/>
  </w:num>
  <w:num w:numId="29" w16cid:durableId="1339694770">
    <w:abstractNumId w:val="22"/>
  </w:num>
  <w:num w:numId="30" w16cid:durableId="902909855">
    <w:abstractNumId w:val="1"/>
  </w:num>
  <w:num w:numId="31" w16cid:durableId="1649898984">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ecious">
    <w15:presenceInfo w15:providerId="Windows Live" w15:userId="9e0889cadee633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002"/>
    <w:rsid w:val="000232C1"/>
    <w:rsid w:val="0009740B"/>
    <w:rsid w:val="000E1BDF"/>
    <w:rsid w:val="000E36C2"/>
    <w:rsid w:val="001165A5"/>
    <w:rsid w:val="00122388"/>
    <w:rsid w:val="00123946"/>
    <w:rsid w:val="00137824"/>
    <w:rsid w:val="001F5A17"/>
    <w:rsid w:val="001F7002"/>
    <w:rsid w:val="002A5FAC"/>
    <w:rsid w:val="002E1159"/>
    <w:rsid w:val="002F6368"/>
    <w:rsid w:val="00374CCA"/>
    <w:rsid w:val="00380ED7"/>
    <w:rsid w:val="00401DEA"/>
    <w:rsid w:val="004415DC"/>
    <w:rsid w:val="00445651"/>
    <w:rsid w:val="00470E96"/>
    <w:rsid w:val="00491E13"/>
    <w:rsid w:val="004C01CA"/>
    <w:rsid w:val="004C07ED"/>
    <w:rsid w:val="004C4038"/>
    <w:rsid w:val="004F2C15"/>
    <w:rsid w:val="004F5765"/>
    <w:rsid w:val="004F69D5"/>
    <w:rsid w:val="00520D79"/>
    <w:rsid w:val="005242A4"/>
    <w:rsid w:val="0054470E"/>
    <w:rsid w:val="0058407B"/>
    <w:rsid w:val="005A69E6"/>
    <w:rsid w:val="005D311E"/>
    <w:rsid w:val="005E3DF5"/>
    <w:rsid w:val="006277A9"/>
    <w:rsid w:val="00656A00"/>
    <w:rsid w:val="00663BEC"/>
    <w:rsid w:val="00671836"/>
    <w:rsid w:val="006A36C7"/>
    <w:rsid w:val="006C343C"/>
    <w:rsid w:val="007179FD"/>
    <w:rsid w:val="00725052"/>
    <w:rsid w:val="00736576"/>
    <w:rsid w:val="00737525"/>
    <w:rsid w:val="007D7CA7"/>
    <w:rsid w:val="00835A8C"/>
    <w:rsid w:val="0085107D"/>
    <w:rsid w:val="0088467C"/>
    <w:rsid w:val="00887A71"/>
    <w:rsid w:val="008D0FEF"/>
    <w:rsid w:val="008D658D"/>
    <w:rsid w:val="0090371F"/>
    <w:rsid w:val="00927587"/>
    <w:rsid w:val="00967F58"/>
    <w:rsid w:val="00996BB8"/>
    <w:rsid w:val="00A246B1"/>
    <w:rsid w:val="00A30A9A"/>
    <w:rsid w:val="00A540DD"/>
    <w:rsid w:val="00A64F28"/>
    <w:rsid w:val="00A766CD"/>
    <w:rsid w:val="00A91019"/>
    <w:rsid w:val="00AA3A5F"/>
    <w:rsid w:val="00AA6A3A"/>
    <w:rsid w:val="00AF7983"/>
    <w:rsid w:val="00B365C2"/>
    <w:rsid w:val="00B77589"/>
    <w:rsid w:val="00B81D91"/>
    <w:rsid w:val="00B83F52"/>
    <w:rsid w:val="00B8476C"/>
    <w:rsid w:val="00B963B1"/>
    <w:rsid w:val="00BC0146"/>
    <w:rsid w:val="00BC509B"/>
    <w:rsid w:val="00BE124A"/>
    <w:rsid w:val="00C1094F"/>
    <w:rsid w:val="00C23033"/>
    <w:rsid w:val="00C54F4A"/>
    <w:rsid w:val="00C575E4"/>
    <w:rsid w:val="00C80E45"/>
    <w:rsid w:val="00D35954"/>
    <w:rsid w:val="00DB67F4"/>
    <w:rsid w:val="00DC3DC7"/>
    <w:rsid w:val="00DD5A5E"/>
    <w:rsid w:val="00DF1FF3"/>
    <w:rsid w:val="00DF3716"/>
    <w:rsid w:val="00DF3EB6"/>
    <w:rsid w:val="00E31AA3"/>
    <w:rsid w:val="00EC25DF"/>
    <w:rsid w:val="00F12601"/>
    <w:rsid w:val="00F229AF"/>
    <w:rsid w:val="00F600AF"/>
    <w:rsid w:val="00F7089C"/>
    <w:rsid w:val="00FE178B"/>
  </w:rsids>
  <m:mathPr>
    <m:mathFont m:val="Cambria Math"/>
    <m:brkBin m:val="before"/>
    <m:brkBinSub m:val="--"/>
    <m:smallFrac m:val="0"/>
    <m:dispDef/>
    <m:lMargin m:val="0"/>
    <m:rMargin m:val="0"/>
    <m:defJc m:val="centerGroup"/>
    <m:wrapIndent m:val="1440"/>
    <m:intLim m:val="subSup"/>
    <m:naryLim m:val="undOvr"/>
  </m:mathPr>
  <w:themeFontLang w:val="en-PH"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B947B3"/>
  <w15:docId w15:val="{6F56A9CA-E4D4-429D-AC3F-1C4090855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1" w:line="269" w:lineRule="auto"/>
      <w:ind w:left="12" w:hanging="10"/>
    </w:pPr>
    <w:rPr>
      <w:rFonts w:ascii="Courier New" w:eastAsia="Courier New" w:hAnsi="Courier New" w:cs="Courier New"/>
      <w:color w:val="000000"/>
      <w:sz w:val="24"/>
    </w:rPr>
  </w:style>
  <w:style w:type="paragraph" w:styleId="Heading1">
    <w:name w:val="heading 1"/>
    <w:next w:val="Normal"/>
    <w:link w:val="Heading1Char"/>
    <w:uiPriority w:val="9"/>
    <w:qFormat/>
    <w:pPr>
      <w:keepNext/>
      <w:keepLines/>
      <w:spacing w:after="954"/>
      <w:ind w:left="5"/>
      <w:jc w:val="center"/>
      <w:outlineLvl w:val="0"/>
    </w:pPr>
    <w:rPr>
      <w:rFonts w:ascii="Courier New" w:eastAsia="Courier New" w:hAnsi="Courier New" w:cs="Courier New"/>
      <w:color w:val="000000"/>
      <w:sz w:val="26"/>
    </w:rPr>
  </w:style>
  <w:style w:type="paragraph" w:styleId="Heading2">
    <w:name w:val="heading 2"/>
    <w:next w:val="Normal"/>
    <w:link w:val="Heading2Char"/>
    <w:uiPriority w:val="9"/>
    <w:unhideWhenUsed/>
    <w:qFormat/>
    <w:pPr>
      <w:keepNext/>
      <w:keepLines/>
      <w:spacing w:after="404" w:line="265" w:lineRule="auto"/>
      <w:ind w:left="10" w:hanging="10"/>
      <w:outlineLvl w:val="1"/>
    </w:pPr>
    <w:rPr>
      <w:rFonts w:ascii="Courier New" w:eastAsia="Courier New" w:hAnsi="Courier New" w:cs="Courier New"/>
      <w:b/>
      <w:i/>
      <w:color w:val="000000"/>
    </w:rPr>
  </w:style>
  <w:style w:type="paragraph" w:styleId="Heading3">
    <w:name w:val="heading 3"/>
    <w:basedOn w:val="Normal"/>
    <w:next w:val="Normal"/>
    <w:link w:val="Heading3Char"/>
    <w:uiPriority w:val="9"/>
    <w:semiHidden/>
    <w:unhideWhenUsed/>
    <w:qFormat/>
    <w:rsid w:val="0088467C"/>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BC01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ourier New" w:eastAsia="Courier New" w:hAnsi="Courier New" w:cs="Courier New"/>
      <w:color w:val="000000"/>
      <w:sz w:val="26"/>
    </w:rPr>
  </w:style>
  <w:style w:type="character" w:customStyle="1" w:styleId="Heading2Char">
    <w:name w:val="Heading 2 Char"/>
    <w:link w:val="Heading2"/>
    <w:rPr>
      <w:rFonts w:ascii="Courier New" w:eastAsia="Courier New" w:hAnsi="Courier New" w:cs="Courier New"/>
      <w:b/>
      <w:i/>
      <w:color w:val="000000"/>
      <w:sz w:val="22"/>
    </w:rPr>
  </w:style>
  <w:style w:type="paragraph" w:styleId="NormalWeb">
    <w:name w:val="Normal (Web)"/>
    <w:basedOn w:val="Normal"/>
    <w:uiPriority w:val="99"/>
    <w:unhideWhenUsed/>
    <w:rsid w:val="00BC0146"/>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BC0146"/>
    <w:rPr>
      <w:b/>
      <w:bCs/>
    </w:rPr>
  </w:style>
  <w:style w:type="character" w:customStyle="1" w:styleId="Heading4Char">
    <w:name w:val="Heading 4 Char"/>
    <w:basedOn w:val="DefaultParagraphFont"/>
    <w:link w:val="Heading4"/>
    <w:uiPriority w:val="9"/>
    <w:semiHidden/>
    <w:rsid w:val="00BC0146"/>
    <w:rPr>
      <w:rFonts w:asciiTheme="majorHAnsi" w:eastAsiaTheme="majorEastAsia" w:hAnsiTheme="majorHAnsi" w:cstheme="majorBidi"/>
      <w:i/>
      <w:iCs/>
      <w:color w:val="2F5496" w:themeColor="accent1" w:themeShade="BF"/>
      <w:sz w:val="24"/>
    </w:rPr>
  </w:style>
  <w:style w:type="paragraph" w:styleId="ListParagraph">
    <w:name w:val="List Paragraph"/>
    <w:basedOn w:val="Normal"/>
    <w:uiPriority w:val="34"/>
    <w:qFormat/>
    <w:rsid w:val="00BC0146"/>
    <w:pPr>
      <w:ind w:left="720"/>
      <w:contextualSpacing/>
    </w:pPr>
  </w:style>
  <w:style w:type="character" w:customStyle="1" w:styleId="Heading3Char">
    <w:name w:val="Heading 3 Char"/>
    <w:basedOn w:val="DefaultParagraphFont"/>
    <w:link w:val="Heading3"/>
    <w:uiPriority w:val="9"/>
    <w:semiHidden/>
    <w:rsid w:val="0088467C"/>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4F69D5"/>
    <w:pPr>
      <w:spacing w:after="0" w:line="240" w:lineRule="auto"/>
      <w:ind w:left="12" w:hanging="10"/>
    </w:pPr>
    <w:rPr>
      <w:rFonts w:ascii="Courier New" w:eastAsia="Courier New" w:hAnsi="Courier New" w:cs="Courier New"/>
      <w:color w:val="000000"/>
      <w:sz w:val="24"/>
    </w:rPr>
  </w:style>
  <w:style w:type="character" w:styleId="Emphasis">
    <w:name w:val="Emphasis"/>
    <w:basedOn w:val="DefaultParagraphFont"/>
    <w:uiPriority w:val="20"/>
    <w:qFormat/>
    <w:rsid w:val="005E3DF5"/>
    <w:rPr>
      <w:i/>
      <w:iCs/>
    </w:rPr>
  </w:style>
  <w:style w:type="character" w:customStyle="1" w:styleId="apple-tab-span">
    <w:name w:val="apple-tab-span"/>
    <w:basedOn w:val="DefaultParagraphFont"/>
    <w:rsid w:val="007375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9247">
      <w:bodyDiv w:val="1"/>
      <w:marLeft w:val="0"/>
      <w:marRight w:val="0"/>
      <w:marTop w:val="0"/>
      <w:marBottom w:val="0"/>
      <w:divBdr>
        <w:top w:val="none" w:sz="0" w:space="0" w:color="auto"/>
        <w:left w:val="none" w:sz="0" w:space="0" w:color="auto"/>
        <w:bottom w:val="none" w:sz="0" w:space="0" w:color="auto"/>
        <w:right w:val="none" w:sz="0" w:space="0" w:color="auto"/>
      </w:divBdr>
    </w:div>
    <w:div w:id="87193025">
      <w:bodyDiv w:val="1"/>
      <w:marLeft w:val="0"/>
      <w:marRight w:val="0"/>
      <w:marTop w:val="0"/>
      <w:marBottom w:val="0"/>
      <w:divBdr>
        <w:top w:val="none" w:sz="0" w:space="0" w:color="auto"/>
        <w:left w:val="none" w:sz="0" w:space="0" w:color="auto"/>
        <w:bottom w:val="none" w:sz="0" w:space="0" w:color="auto"/>
        <w:right w:val="none" w:sz="0" w:space="0" w:color="auto"/>
      </w:divBdr>
    </w:div>
    <w:div w:id="118303703">
      <w:bodyDiv w:val="1"/>
      <w:marLeft w:val="0"/>
      <w:marRight w:val="0"/>
      <w:marTop w:val="0"/>
      <w:marBottom w:val="0"/>
      <w:divBdr>
        <w:top w:val="none" w:sz="0" w:space="0" w:color="auto"/>
        <w:left w:val="none" w:sz="0" w:space="0" w:color="auto"/>
        <w:bottom w:val="none" w:sz="0" w:space="0" w:color="auto"/>
        <w:right w:val="none" w:sz="0" w:space="0" w:color="auto"/>
      </w:divBdr>
    </w:div>
    <w:div w:id="137499422">
      <w:bodyDiv w:val="1"/>
      <w:marLeft w:val="0"/>
      <w:marRight w:val="0"/>
      <w:marTop w:val="0"/>
      <w:marBottom w:val="0"/>
      <w:divBdr>
        <w:top w:val="none" w:sz="0" w:space="0" w:color="auto"/>
        <w:left w:val="none" w:sz="0" w:space="0" w:color="auto"/>
        <w:bottom w:val="none" w:sz="0" w:space="0" w:color="auto"/>
        <w:right w:val="none" w:sz="0" w:space="0" w:color="auto"/>
      </w:divBdr>
    </w:div>
    <w:div w:id="151258253">
      <w:bodyDiv w:val="1"/>
      <w:marLeft w:val="0"/>
      <w:marRight w:val="0"/>
      <w:marTop w:val="0"/>
      <w:marBottom w:val="0"/>
      <w:divBdr>
        <w:top w:val="none" w:sz="0" w:space="0" w:color="auto"/>
        <w:left w:val="none" w:sz="0" w:space="0" w:color="auto"/>
        <w:bottom w:val="none" w:sz="0" w:space="0" w:color="auto"/>
        <w:right w:val="none" w:sz="0" w:space="0" w:color="auto"/>
      </w:divBdr>
    </w:div>
    <w:div w:id="211965227">
      <w:bodyDiv w:val="1"/>
      <w:marLeft w:val="0"/>
      <w:marRight w:val="0"/>
      <w:marTop w:val="0"/>
      <w:marBottom w:val="0"/>
      <w:divBdr>
        <w:top w:val="none" w:sz="0" w:space="0" w:color="auto"/>
        <w:left w:val="none" w:sz="0" w:space="0" w:color="auto"/>
        <w:bottom w:val="none" w:sz="0" w:space="0" w:color="auto"/>
        <w:right w:val="none" w:sz="0" w:space="0" w:color="auto"/>
      </w:divBdr>
    </w:div>
    <w:div w:id="223293211">
      <w:bodyDiv w:val="1"/>
      <w:marLeft w:val="0"/>
      <w:marRight w:val="0"/>
      <w:marTop w:val="0"/>
      <w:marBottom w:val="0"/>
      <w:divBdr>
        <w:top w:val="none" w:sz="0" w:space="0" w:color="auto"/>
        <w:left w:val="none" w:sz="0" w:space="0" w:color="auto"/>
        <w:bottom w:val="none" w:sz="0" w:space="0" w:color="auto"/>
        <w:right w:val="none" w:sz="0" w:space="0" w:color="auto"/>
      </w:divBdr>
    </w:div>
    <w:div w:id="558635472">
      <w:bodyDiv w:val="1"/>
      <w:marLeft w:val="0"/>
      <w:marRight w:val="0"/>
      <w:marTop w:val="0"/>
      <w:marBottom w:val="0"/>
      <w:divBdr>
        <w:top w:val="none" w:sz="0" w:space="0" w:color="auto"/>
        <w:left w:val="none" w:sz="0" w:space="0" w:color="auto"/>
        <w:bottom w:val="none" w:sz="0" w:space="0" w:color="auto"/>
        <w:right w:val="none" w:sz="0" w:space="0" w:color="auto"/>
      </w:divBdr>
    </w:div>
    <w:div w:id="633415303">
      <w:bodyDiv w:val="1"/>
      <w:marLeft w:val="0"/>
      <w:marRight w:val="0"/>
      <w:marTop w:val="0"/>
      <w:marBottom w:val="0"/>
      <w:divBdr>
        <w:top w:val="none" w:sz="0" w:space="0" w:color="auto"/>
        <w:left w:val="none" w:sz="0" w:space="0" w:color="auto"/>
        <w:bottom w:val="none" w:sz="0" w:space="0" w:color="auto"/>
        <w:right w:val="none" w:sz="0" w:space="0" w:color="auto"/>
      </w:divBdr>
    </w:div>
    <w:div w:id="649020081">
      <w:bodyDiv w:val="1"/>
      <w:marLeft w:val="0"/>
      <w:marRight w:val="0"/>
      <w:marTop w:val="0"/>
      <w:marBottom w:val="0"/>
      <w:divBdr>
        <w:top w:val="none" w:sz="0" w:space="0" w:color="auto"/>
        <w:left w:val="none" w:sz="0" w:space="0" w:color="auto"/>
        <w:bottom w:val="none" w:sz="0" w:space="0" w:color="auto"/>
        <w:right w:val="none" w:sz="0" w:space="0" w:color="auto"/>
      </w:divBdr>
    </w:div>
    <w:div w:id="721253451">
      <w:bodyDiv w:val="1"/>
      <w:marLeft w:val="0"/>
      <w:marRight w:val="0"/>
      <w:marTop w:val="0"/>
      <w:marBottom w:val="0"/>
      <w:divBdr>
        <w:top w:val="none" w:sz="0" w:space="0" w:color="auto"/>
        <w:left w:val="none" w:sz="0" w:space="0" w:color="auto"/>
        <w:bottom w:val="none" w:sz="0" w:space="0" w:color="auto"/>
        <w:right w:val="none" w:sz="0" w:space="0" w:color="auto"/>
      </w:divBdr>
    </w:div>
    <w:div w:id="729108970">
      <w:bodyDiv w:val="1"/>
      <w:marLeft w:val="0"/>
      <w:marRight w:val="0"/>
      <w:marTop w:val="0"/>
      <w:marBottom w:val="0"/>
      <w:divBdr>
        <w:top w:val="none" w:sz="0" w:space="0" w:color="auto"/>
        <w:left w:val="none" w:sz="0" w:space="0" w:color="auto"/>
        <w:bottom w:val="none" w:sz="0" w:space="0" w:color="auto"/>
        <w:right w:val="none" w:sz="0" w:space="0" w:color="auto"/>
      </w:divBdr>
    </w:div>
    <w:div w:id="768935997">
      <w:bodyDiv w:val="1"/>
      <w:marLeft w:val="0"/>
      <w:marRight w:val="0"/>
      <w:marTop w:val="0"/>
      <w:marBottom w:val="0"/>
      <w:divBdr>
        <w:top w:val="none" w:sz="0" w:space="0" w:color="auto"/>
        <w:left w:val="none" w:sz="0" w:space="0" w:color="auto"/>
        <w:bottom w:val="none" w:sz="0" w:space="0" w:color="auto"/>
        <w:right w:val="none" w:sz="0" w:space="0" w:color="auto"/>
      </w:divBdr>
    </w:div>
    <w:div w:id="787118501">
      <w:bodyDiv w:val="1"/>
      <w:marLeft w:val="0"/>
      <w:marRight w:val="0"/>
      <w:marTop w:val="0"/>
      <w:marBottom w:val="0"/>
      <w:divBdr>
        <w:top w:val="none" w:sz="0" w:space="0" w:color="auto"/>
        <w:left w:val="none" w:sz="0" w:space="0" w:color="auto"/>
        <w:bottom w:val="none" w:sz="0" w:space="0" w:color="auto"/>
        <w:right w:val="none" w:sz="0" w:space="0" w:color="auto"/>
      </w:divBdr>
    </w:div>
    <w:div w:id="816797468">
      <w:bodyDiv w:val="1"/>
      <w:marLeft w:val="0"/>
      <w:marRight w:val="0"/>
      <w:marTop w:val="0"/>
      <w:marBottom w:val="0"/>
      <w:divBdr>
        <w:top w:val="none" w:sz="0" w:space="0" w:color="auto"/>
        <w:left w:val="none" w:sz="0" w:space="0" w:color="auto"/>
        <w:bottom w:val="none" w:sz="0" w:space="0" w:color="auto"/>
        <w:right w:val="none" w:sz="0" w:space="0" w:color="auto"/>
      </w:divBdr>
    </w:div>
    <w:div w:id="826819092">
      <w:bodyDiv w:val="1"/>
      <w:marLeft w:val="0"/>
      <w:marRight w:val="0"/>
      <w:marTop w:val="0"/>
      <w:marBottom w:val="0"/>
      <w:divBdr>
        <w:top w:val="none" w:sz="0" w:space="0" w:color="auto"/>
        <w:left w:val="none" w:sz="0" w:space="0" w:color="auto"/>
        <w:bottom w:val="none" w:sz="0" w:space="0" w:color="auto"/>
        <w:right w:val="none" w:sz="0" w:space="0" w:color="auto"/>
      </w:divBdr>
    </w:div>
    <w:div w:id="838889851">
      <w:bodyDiv w:val="1"/>
      <w:marLeft w:val="0"/>
      <w:marRight w:val="0"/>
      <w:marTop w:val="0"/>
      <w:marBottom w:val="0"/>
      <w:divBdr>
        <w:top w:val="none" w:sz="0" w:space="0" w:color="auto"/>
        <w:left w:val="none" w:sz="0" w:space="0" w:color="auto"/>
        <w:bottom w:val="none" w:sz="0" w:space="0" w:color="auto"/>
        <w:right w:val="none" w:sz="0" w:space="0" w:color="auto"/>
      </w:divBdr>
    </w:div>
    <w:div w:id="959802695">
      <w:bodyDiv w:val="1"/>
      <w:marLeft w:val="0"/>
      <w:marRight w:val="0"/>
      <w:marTop w:val="0"/>
      <w:marBottom w:val="0"/>
      <w:divBdr>
        <w:top w:val="none" w:sz="0" w:space="0" w:color="auto"/>
        <w:left w:val="none" w:sz="0" w:space="0" w:color="auto"/>
        <w:bottom w:val="none" w:sz="0" w:space="0" w:color="auto"/>
        <w:right w:val="none" w:sz="0" w:space="0" w:color="auto"/>
      </w:divBdr>
    </w:div>
    <w:div w:id="997924863">
      <w:bodyDiv w:val="1"/>
      <w:marLeft w:val="0"/>
      <w:marRight w:val="0"/>
      <w:marTop w:val="0"/>
      <w:marBottom w:val="0"/>
      <w:divBdr>
        <w:top w:val="none" w:sz="0" w:space="0" w:color="auto"/>
        <w:left w:val="none" w:sz="0" w:space="0" w:color="auto"/>
        <w:bottom w:val="none" w:sz="0" w:space="0" w:color="auto"/>
        <w:right w:val="none" w:sz="0" w:space="0" w:color="auto"/>
      </w:divBdr>
    </w:div>
    <w:div w:id="1017467578">
      <w:bodyDiv w:val="1"/>
      <w:marLeft w:val="0"/>
      <w:marRight w:val="0"/>
      <w:marTop w:val="0"/>
      <w:marBottom w:val="0"/>
      <w:divBdr>
        <w:top w:val="none" w:sz="0" w:space="0" w:color="auto"/>
        <w:left w:val="none" w:sz="0" w:space="0" w:color="auto"/>
        <w:bottom w:val="none" w:sz="0" w:space="0" w:color="auto"/>
        <w:right w:val="none" w:sz="0" w:space="0" w:color="auto"/>
      </w:divBdr>
    </w:div>
    <w:div w:id="1022631303">
      <w:bodyDiv w:val="1"/>
      <w:marLeft w:val="0"/>
      <w:marRight w:val="0"/>
      <w:marTop w:val="0"/>
      <w:marBottom w:val="0"/>
      <w:divBdr>
        <w:top w:val="none" w:sz="0" w:space="0" w:color="auto"/>
        <w:left w:val="none" w:sz="0" w:space="0" w:color="auto"/>
        <w:bottom w:val="none" w:sz="0" w:space="0" w:color="auto"/>
        <w:right w:val="none" w:sz="0" w:space="0" w:color="auto"/>
      </w:divBdr>
    </w:div>
    <w:div w:id="1076706411">
      <w:bodyDiv w:val="1"/>
      <w:marLeft w:val="0"/>
      <w:marRight w:val="0"/>
      <w:marTop w:val="0"/>
      <w:marBottom w:val="0"/>
      <w:divBdr>
        <w:top w:val="none" w:sz="0" w:space="0" w:color="auto"/>
        <w:left w:val="none" w:sz="0" w:space="0" w:color="auto"/>
        <w:bottom w:val="none" w:sz="0" w:space="0" w:color="auto"/>
        <w:right w:val="none" w:sz="0" w:space="0" w:color="auto"/>
      </w:divBdr>
    </w:div>
    <w:div w:id="1160850644">
      <w:bodyDiv w:val="1"/>
      <w:marLeft w:val="0"/>
      <w:marRight w:val="0"/>
      <w:marTop w:val="0"/>
      <w:marBottom w:val="0"/>
      <w:divBdr>
        <w:top w:val="none" w:sz="0" w:space="0" w:color="auto"/>
        <w:left w:val="none" w:sz="0" w:space="0" w:color="auto"/>
        <w:bottom w:val="none" w:sz="0" w:space="0" w:color="auto"/>
        <w:right w:val="none" w:sz="0" w:space="0" w:color="auto"/>
      </w:divBdr>
    </w:div>
    <w:div w:id="1166749723">
      <w:bodyDiv w:val="1"/>
      <w:marLeft w:val="0"/>
      <w:marRight w:val="0"/>
      <w:marTop w:val="0"/>
      <w:marBottom w:val="0"/>
      <w:divBdr>
        <w:top w:val="none" w:sz="0" w:space="0" w:color="auto"/>
        <w:left w:val="none" w:sz="0" w:space="0" w:color="auto"/>
        <w:bottom w:val="none" w:sz="0" w:space="0" w:color="auto"/>
        <w:right w:val="none" w:sz="0" w:space="0" w:color="auto"/>
      </w:divBdr>
    </w:div>
    <w:div w:id="1202133604">
      <w:bodyDiv w:val="1"/>
      <w:marLeft w:val="0"/>
      <w:marRight w:val="0"/>
      <w:marTop w:val="0"/>
      <w:marBottom w:val="0"/>
      <w:divBdr>
        <w:top w:val="none" w:sz="0" w:space="0" w:color="auto"/>
        <w:left w:val="none" w:sz="0" w:space="0" w:color="auto"/>
        <w:bottom w:val="none" w:sz="0" w:space="0" w:color="auto"/>
        <w:right w:val="none" w:sz="0" w:space="0" w:color="auto"/>
      </w:divBdr>
    </w:div>
    <w:div w:id="1261109916">
      <w:bodyDiv w:val="1"/>
      <w:marLeft w:val="0"/>
      <w:marRight w:val="0"/>
      <w:marTop w:val="0"/>
      <w:marBottom w:val="0"/>
      <w:divBdr>
        <w:top w:val="none" w:sz="0" w:space="0" w:color="auto"/>
        <w:left w:val="none" w:sz="0" w:space="0" w:color="auto"/>
        <w:bottom w:val="none" w:sz="0" w:space="0" w:color="auto"/>
        <w:right w:val="none" w:sz="0" w:space="0" w:color="auto"/>
      </w:divBdr>
    </w:div>
    <w:div w:id="1267231042">
      <w:bodyDiv w:val="1"/>
      <w:marLeft w:val="0"/>
      <w:marRight w:val="0"/>
      <w:marTop w:val="0"/>
      <w:marBottom w:val="0"/>
      <w:divBdr>
        <w:top w:val="none" w:sz="0" w:space="0" w:color="auto"/>
        <w:left w:val="none" w:sz="0" w:space="0" w:color="auto"/>
        <w:bottom w:val="none" w:sz="0" w:space="0" w:color="auto"/>
        <w:right w:val="none" w:sz="0" w:space="0" w:color="auto"/>
      </w:divBdr>
    </w:div>
    <w:div w:id="1276208673">
      <w:bodyDiv w:val="1"/>
      <w:marLeft w:val="0"/>
      <w:marRight w:val="0"/>
      <w:marTop w:val="0"/>
      <w:marBottom w:val="0"/>
      <w:divBdr>
        <w:top w:val="none" w:sz="0" w:space="0" w:color="auto"/>
        <w:left w:val="none" w:sz="0" w:space="0" w:color="auto"/>
        <w:bottom w:val="none" w:sz="0" w:space="0" w:color="auto"/>
        <w:right w:val="none" w:sz="0" w:space="0" w:color="auto"/>
      </w:divBdr>
    </w:div>
    <w:div w:id="1290479590">
      <w:bodyDiv w:val="1"/>
      <w:marLeft w:val="0"/>
      <w:marRight w:val="0"/>
      <w:marTop w:val="0"/>
      <w:marBottom w:val="0"/>
      <w:divBdr>
        <w:top w:val="none" w:sz="0" w:space="0" w:color="auto"/>
        <w:left w:val="none" w:sz="0" w:space="0" w:color="auto"/>
        <w:bottom w:val="none" w:sz="0" w:space="0" w:color="auto"/>
        <w:right w:val="none" w:sz="0" w:space="0" w:color="auto"/>
      </w:divBdr>
    </w:div>
    <w:div w:id="1291787204">
      <w:bodyDiv w:val="1"/>
      <w:marLeft w:val="0"/>
      <w:marRight w:val="0"/>
      <w:marTop w:val="0"/>
      <w:marBottom w:val="0"/>
      <w:divBdr>
        <w:top w:val="none" w:sz="0" w:space="0" w:color="auto"/>
        <w:left w:val="none" w:sz="0" w:space="0" w:color="auto"/>
        <w:bottom w:val="none" w:sz="0" w:space="0" w:color="auto"/>
        <w:right w:val="none" w:sz="0" w:space="0" w:color="auto"/>
      </w:divBdr>
    </w:div>
    <w:div w:id="1293516469">
      <w:bodyDiv w:val="1"/>
      <w:marLeft w:val="0"/>
      <w:marRight w:val="0"/>
      <w:marTop w:val="0"/>
      <w:marBottom w:val="0"/>
      <w:divBdr>
        <w:top w:val="none" w:sz="0" w:space="0" w:color="auto"/>
        <w:left w:val="none" w:sz="0" w:space="0" w:color="auto"/>
        <w:bottom w:val="none" w:sz="0" w:space="0" w:color="auto"/>
        <w:right w:val="none" w:sz="0" w:space="0" w:color="auto"/>
      </w:divBdr>
    </w:div>
    <w:div w:id="1356345608">
      <w:bodyDiv w:val="1"/>
      <w:marLeft w:val="0"/>
      <w:marRight w:val="0"/>
      <w:marTop w:val="0"/>
      <w:marBottom w:val="0"/>
      <w:divBdr>
        <w:top w:val="none" w:sz="0" w:space="0" w:color="auto"/>
        <w:left w:val="none" w:sz="0" w:space="0" w:color="auto"/>
        <w:bottom w:val="none" w:sz="0" w:space="0" w:color="auto"/>
        <w:right w:val="none" w:sz="0" w:space="0" w:color="auto"/>
      </w:divBdr>
    </w:div>
    <w:div w:id="1397171390">
      <w:bodyDiv w:val="1"/>
      <w:marLeft w:val="0"/>
      <w:marRight w:val="0"/>
      <w:marTop w:val="0"/>
      <w:marBottom w:val="0"/>
      <w:divBdr>
        <w:top w:val="none" w:sz="0" w:space="0" w:color="auto"/>
        <w:left w:val="none" w:sz="0" w:space="0" w:color="auto"/>
        <w:bottom w:val="none" w:sz="0" w:space="0" w:color="auto"/>
        <w:right w:val="none" w:sz="0" w:space="0" w:color="auto"/>
      </w:divBdr>
    </w:div>
    <w:div w:id="1436167683">
      <w:bodyDiv w:val="1"/>
      <w:marLeft w:val="0"/>
      <w:marRight w:val="0"/>
      <w:marTop w:val="0"/>
      <w:marBottom w:val="0"/>
      <w:divBdr>
        <w:top w:val="none" w:sz="0" w:space="0" w:color="auto"/>
        <w:left w:val="none" w:sz="0" w:space="0" w:color="auto"/>
        <w:bottom w:val="none" w:sz="0" w:space="0" w:color="auto"/>
        <w:right w:val="none" w:sz="0" w:space="0" w:color="auto"/>
      </w:divBdr>
    </w:div>
    <w:div w:id="1503738845">
      <w:bodyDiv w:val="1"/>
      <w:marLeft w:val="0"/>
      <w:marRight w:val="0"/>
      <w:marTop w:val="0"/>
      <w:marBottom w:val="0"/>
      <w:divBdr>
        <w:top w:val="none" w:sz="0" w:space="0" w:color="auto"/>
        <w:left w:val="none" w:sz="0" w:space="0" w:color="auto"/>
        <w:bottom w:val="none" w:sz="0" w:space="0" w:color="auto"/>
        <w:right w:val="none" w:sz="0" w:space="0" w:color="auto"/>
      </w:divBdr>
    </w:div>
    <w:div w:id="1585652348">
      <w:bodyDiv w:val="1"/>
      <w:marLeft w:val="0"/>
      <w:marRight w:val="0"/>
      <w:marTop w:val="0"/>
      <w:marBottom w:val="0"/>
      <w:divBdr>
        <w:top w:val="none" w:sz="0" w:space="0" w:color="auto"/>
        <w:left w:val="none" w:sz="0" w:space="0" w:color="auto"/>
        <w:bottom w:val="none" w:sz="0" w:space="0" w:color="auto"/>
        <w:right w:val="none" w:sz="0" w:space="0" w:color="auto"/>
      </w:divBdr>
    </w:div>
    <w:div w:id="1591894453">
      <w:bodyDiv w:val="1"/>
      <w:marLeft w:val="0"/>
      <w:marRight w:val="0"/>
      <w:marTop w:val="0"/>
      <w:marBottom w:val="0"/>
      <w:divBdr>
        <w:top w:val="none" w:sz="0" w:space="0" w:color="auto"/>
        <w:left w:val="none" w:sz="0" w:space="0" w:color="auto"/>
        <w:bottom w:val="none" w:sz="0" w:space="0" w:color="auto"/>
        <w:right w:val="none" w:sz="0" w:space="0" w:color="auto"/>
      </w:divBdr>
    </w:div>
    <w:div w:id="1659382305">
      <w:bodyDiv w:val="1"/>
      <w:marLeft w:val="0"/>
      <w:marRight w:val="0"/>
      <w:marTop w:val="0"/>
      <w:marBottom w:val="0"/>
      <w:divBdr>
        <w:top w:val="none" w:sz="0" w:space="0" w:color="auto"/>
        <w:left w:val="none" w:sz="0" w:space="0" w:color="auto"/>
        <w:bottom w:val="none" w:sz="0" w:space="0" w:color="auto"/>
        <w:right w:val="none" w:sz="0" w:space="0" w:color="auto"/>
      </w:divBdr>
    </w:div>
    <w:div w:id="1732538984">
      <w:bodyDiv w:val="1"/>
      <w:marLeft w:val="0"/>
      <w:marRight w:val="0"/>
      <w:marTop w:val="0"/>
      <w:marBottom w:val="0"/>
      <w:divBdr>
        <w:top w:val="none" w:sz="0" w:space="0" w:color="auto"/>
        <w:left w:val="none" w:sz="0" w:space="0" w:color="auto"/>
        <w:bottom w:val="none" w:sz="0" w:space="0" w:color="auto"/>
        <w:right w:val="none" w:sz="0" w:space="0" w:color="auto"/>
      </w:divBdr>
    </w:div>
    <w:div w:id="1745373447">
      <w:bodyDiv w:val="1"/>
      <w:marLeft w:val="0"/>
      <w:marRight w:val="0"/>
      <w:marTop w:val="0"/>
      <w:marBottom w:val="0"/>
      <w:divBdr>
        <w:top w:val="none" w:sz="0" w:space="0" w:color="auto"/>
        <w:left w:val="none" w:sz="0" w:space="0" w:color="auto"/>
        <w:bottom w:val="none" w:sz="0" w:space="0" w:color="auto"/>
        <w:right w:val="none" w:sz="0" w:space="0" w:color="auto"/>
      </w:divBdr>
    </w:div>
    <w:div w:id="1755588578">
      <w:bodyDiv w:val="1"/>
      <w:marLeft w:val="0"/>
      <w:marRight w:val="0"/>
      <w:marTop w:val="0"/>
      <w:marBottom w:val="0"/>
      <w:divBdr>
        <w:top w:val="none" w:sz="0" w:space="0" w:color="auto"/>
        <w:left w:val="none" w:sz="0" w:space="0" w:color="auto"/>
        <w:bottom w:val="none" w:sz="0" w:space="0" w:color="auto"/>
        <w:right w:val="none" w:sz="0" w:space="0" w:color="auto"/>
      </w:divBdr>
    </w:div>
    <w:div w:id="1764841176">
      <w:bodyDiv w:val="1"/>
      <w:marLeft w:val="0"/>
      <w:marRight w:val="0"/>
      <w:marTop w:val="0"/>
      <w:marBottom w:val="0"/>
      <w:divBdr>
        <w:top w:val="none" w:sz="0" w:space="0" w:color="auto"/>
        <w:left w:val="none" w:sz="0" w:space="0" w:color="auto"/>
        <w:bottom w:val="none" w:sz="0" w:space="0" w:color="auto"/>
        <w:right w:val="none" w:sz="0" w:space="0" w:color="auto"/>
      </w:divBdr>
    </w:div>
    <w:div w:id="1825774326">
      <w:bodyDiv w:val="1"/>
      <w:marLeft w:val="0"/>
      <w:marRight w:val="0"/>
      <w:marTop w:val="0"/>
      <w:marBottom w:val="0"/>
      <w:divBdr>
        <w:top w:val="none" w:sz="0" w:space="0" w:color="auto"/>
        <w:left w:val="none" w:sz="0" w:space="0" w:color="auto"/>
        <w:bottom w:val="none" w:sz="0" w:space="0" w:color="auto"/>
        <w:right w:val="none" w:sz="0" w:space="0" w:color="auto"/>
      </w:divBdr>
    </w:div>
    <w:div w:id="1833987243">
      <w:bodyDiv w:val="1"/>
      <w:marLeft w:val="0"/>
      <w:marRight w:val="0"/>
      <w:marTop w:val="0"/>
      <w:marBottom w:val="0"/>
      <w:divBdr>
        <w:top w:val="none" w:sz="0" w:space="0" w:color="auto"/>
        <w:left w:val="none" w:sz="0" w:space="0" w:color="auto"/>
        <w:bottom w:val="none" w:sz="0" w:space="0" w:color="auto"/>
        <w:right w:val="none" w:sz="0" w:space="0" w:color="auto"/>
      </w:divBdr>
    </w:div>
    <w:div w:id="1839033345">
      <w:bodyDiv w:val="1"/>
      <w:marLeft w:val="0"/>
      <w:marRight w:val="0"/>
      <w:marTop w:val="0"/>
      <w:marBottom w:val="0"/>
      <w:divBdr>
        <w:top w:val="none" w:sz="0" w:space="0" w:color="auto"/>
        <w:left w:val="none" w:sz="0" w:space="0" w:color="auto"/>
        <w:bottom w:val="none" w:sz="0" w:space="0" w:color="auto"/>
        <w:right w:val="none" w:sz="0" w:space="0" w:color="auto"/>
      </w:divBdr>
    </w:div>
    <w:div w:id="1856116236">
      <w:bodyDiv w:val="1"/>
      <w:marLeft w:val="0"/>
      <w:marRight w:val="0"/>
      <w:marTop w:val="0"/>
      <w:marBottom w:val="0"/>
      <w:divBdr>
        <w:top w:val="none" w:sz="0" w:space="0" w:color="auto"/>
        <w:left w:val="none" w:sz="0" w:space="0" w:color="auto"/>
        <w:bottom w:val="none" w:sz="0" w:space="0" w:color="auto"/>
        <w:right w:val="none" w:sz="0" w:space="0" w:color="auto"/>
      </w:divBdr>
    </w:div>
    <w:div w:id="1856308346">
      <w:bodyDiv w:val="1"/>
      <w:marLeft w:val="0"/>
      <w:marRight w:val="0"/>
      <w:marTop w:val="0"/>
      <w:marBottom w:val="0"/>
      <w:divBdr>
        <w:top w:val="none" w:sz="0" w:space="0" w:color="auto"/>
        <w:left w:val="none" w:sz="0" w:space="0" w:color="auto"/>
        <w:bottom w:val="none" w:sz="0" w:space="0" w:color="auto"/>
        <w:right w:val="none" w:sz="0" w:space="0" w:color="auto"/>
      </w:divBdr>
    </w:div>
    <w:div w:id="1912810042">
      <w:bodyDiv w:val="1"/>
      <w:marLeft w:val="0"/>
      <w:marRight w:val="0"/>
      <w:marTop w:val="0"/>
      <w:marBottom w:val="0"/>
      <w:divBdr>
        <w:top w:val="none" w:sz="0" w:space="0" w:color="auto"/>
        <w:left w:val="none" w:sz="0" w:space="0" w:color="auto"/>
        <w:bottom w:val="none" w:sz="0" w:space="0" w:color="auto"/>
        <w:right w:val="none" w:sz="0" w:space="0" w:color="auto"/>
      </w:divBdr>
    </w:div>
    <w:div w:id="1955288443">
      <w:bodyDiv w:val="1"/>
      <w:marLeft w:val="0"/>
      <w:marRight w:val="0"/>
      <w:marTop w:val="0"/>
      <w:marBottom w:val="0"/>
      <w:divBdr>
        <w:top w:val="none" w:sz="0" w:space="0" w:color="auto"/>
        <w:left w:val="none" w:sz="0" w:space="0" w:color="auto"/>
        <w:bottom w:val="none" w:sz="0" w:space="0" w:color="auto"/>
        <w:right w:val="none" w:sz="0" w:space="0" w:color="auto"/>
      </w:divBdr>
    </w:div>
    <w:div w:id="2040160069">
      <w:bodyDiv w:val="1"/>
      <w:marLeft w:val="0"/>
      <w:marRight w:val="0"/>
      <w:marTop w:val="0"/>
      <w:marBottom w:val="0"/>
      <w:divBdr>
        <w:top w:val="none" w:sz="0" w:space="0" w:color="auto"/>
        <w:left w:val="none" w:sz="0" w:space="0" w:color="auto"/>
        <w:bottom w:val="none" w:sz="0" w:space="0" w:color="auto"/>
        <w:right w:val="none" w:sz="0" w:space="0" w:color="auto"/>
      </w:divBdr>
    </w:div>
    <w:div w:id="2065136111">
      <w:bodyDiv w:val="1"/>
      <w:marLeft w:val="0"/>
      <w:marRight w:val="0"/>
      <w:marTop w:val="0"/>
      <w:marBottom w:val="0"/>
      <w:divBdr>
        <w:top w:val="none" w:sz="0" w:space="0" w:color="auto"/>
        <w:left w:val="none" w:sz="0" w:space="0" w:color="auto"/>
        <w:bottom w:val="none" w:sz="0" w:space="0" w:color="auto"/>
        <w:right w:val="none" w:sz="0" w:space="0" w:color="auto"/>
      </w:divBdr>
    </w:div>
    <w:div w:id="2066904534">
      <w:bodyDiv w:val="1"/>
      <w:marLeft w:val="0"/>
      <w:marRight w:val="0"/>
      <w:marTop w:val="0"/>
      <w:marBottom w:val="0"/>
      <w:divBdr>
        <w:top w:val="none" w:sz="0" w:space="0" w:color="auto"/>
        <w:left w:val="none" w:sz="0" w:space="0" w:color="auto"/>
        <w:bottom w:val="none" w:sz="0" w:space="0" w:color="auto"/>
        <w:right w:val="none" w:sz="0" w:space="0" w:color="auto"/>
      </w:divBdr>
    </w:div>
    <w:div w:id="2103529652">
      <w:bodyDiv w:val="1"/>
      <w:marLeft w:val="0"/>
      <w:marRight w:val="0"/>
      <w:marTop w:val="0"/>
      <w:marBottom w:val="0"/>
      <w:divBdr>
        <w:top w:val="none" w:sz="0" w:space="0" w:color="auto"/>
        <w:left w:val="none" w:sz="0" w:space="0" w:color="auto"/>
        <w:bottom w:val="none" w:sz="0" w:space="0" w:color="auto"/>
        <w:right w:val="none" w:sz="0" w:space="0" w:color="auto"/>
      </w:divBdr>
    </w:div>
    <w:div w:id="2110391205">
      <w:bodyDiv w:val="1"/>
      <w:marLeft w:val="0"/>
      <w:marRight w:val="0"/>
      <w:marTop w:val="0"/>
      <w:marBottom w:val="0"/>
      <w:divBdr>
        <w:top w:val="none" w:sz="0" w:space="0" w:color="auto"/>
        <w:left w:val="none" w:sz="0" w:space="0" w:color="auto"/>
        <w:bottom w:val="none" w:sz="0" w:space="0" w:color="auto"/>
        <w:right w:val="none" w:sz="0" w:space="0" w:color="auto"/>
      </w:divBdr>
    </w:div>
    <w:div w:id="2120903046">
      <w:bodyDiv w:val="1"/>
      <w:marLeft w:val="0"/>
      <w:marRight w:val="0"/>
      <w:marTop w:val="0"/>
      <w:marBottom w:val="0"/>
      <w:divBdr>
        <w:top w:val="none" w:sz="0" w:space="0" w:color="auto"/>
        <w:left w:val="none" w:sz="0" w:space="0" w:color="auto"/>
        <w:bottom w:val="none" w:sz="0" w:space="0" w:color="auto"/>
        <w:right w:val="none" w:sz="0" w:space="0" w:color="auto"/>
      </w:divBdr>
    </w:div>
    <w:div w:id="21385241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18364-5B1A-4DB1-A1BE-7A601286E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5295</Words>
  <Characters>30184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capstone 24 template</vt:lpstr>
    </vt:vector>
  </TitlesOfParts>
  <Company/>
  <LinksUpToDate>false</LinksUpToDate>
  <CharactersWithSpaces>35409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24 template</dc:title>
  <dc:subject/>
  <dc:creator>Precious</dc:creator>
  <cp:keywords/>
  <cp:lastModifiedBy>Rhievien Jay Rayo</cp:lastModifiedBy>
  <cp:revision>49</cp:revision>
  <cp:lastPrinted>2025-06-11T01:22:00Z</cp:lastPrinted>
  <dcterms:created xsi:type="dcterms:W3CDTF">2025-02-08T07:08:00Z</dcterms:created>
  <dcterms:modified xsi:type="dcterms:W3CDTF">2025-06-11T06:40:00Z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08773b5bfeffbbdbaa844a5ba029d85279e8705b060025bb381a9b652807e8e0</vt:lpwstr>
  </property>
</Properties>
</file>